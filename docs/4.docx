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C8B2B" w14:textId="78B94C8F" w:rsidR="000C080A" w:rsidRDefault="00F3207D" w:rsidP="000C080A">
      <w:pPr>
        <w:spacing w:line="360" w:lineRule="auto"/>
        <w:jc w:val="center"/>
        <w:rPr>
          <w:b/>
          <w:bCs/>
          <w:sz w:val="32"/>
          <w:szCs w:val="32"/>
        </w:rPr>
      </w:pPr>
      <w:bookmarkStart w:id="0" w:name="_Hlk214958506"/>
      <w:r>
        <w:rPr>
          <w:b/>
          <w:bCs/>
          <w:sz w:val="32"/>
          <w:szCs w:val="32"/>
        </w:rPr>
        <w:t>TRƯỜNG ĐẠI HỌC KHOA HỌC TỰ NHIÊN</w:t>
      </w:r>
      <w:r w:rsidR="000C080A">
        <w:rPr>
          <w:b/>
          <w:bCs/>
          <w:sz w:val="32"/>
          <w:szCs w:val="32"/>
        </w:rPr>
        <w:t xml:space="preserve"> – ĐẠI HỌC QUỐC GIA THÀNH PHỐ HỒ CHÍ MINH</w:t>
      </w:r>
    </w:p>
    <w:p w14:paraId="77AFF34B" w14:textId="2007A765" w:rsidR="00F3207D" w:rsidRPr="000C080A" w:rsidRDefault="000C080A" w:rsidP="000C080A">
      <w:pPr>
        <w:spacing w:line="360" w:lineRule="auto"/>
        <w:jc w:val="center"/>
        <w:rPr>
          <w:b/>
          <w:sz w:val="32"/>
          <w:szCs w:val="32"/>
        </w:rPr>
      </w:pPr>
      <w:r>
        <w:rPr>
          <w:b/>
          <w:sz w:val="26"/>
          <w:szCs w:val="26"/>
        </w:rPr>
        <w:t>-------------------</w:t>
      </w:r>
      <w:r w:rsidR="00F3207D" w:rsidRPr="0012231C">
        <w:rPr>
          <w:b/>
          <w:sz w:val="26"/>
          <w:szCs w:val="26"/>
        </w:rPr>
        <w:t>KHO</w:t>
      </w:r>
      <w:r w:rsidR="00F3207D">
        <w:rPr>
          <w:b/>
          <w:sz w:val="26"/>
          <w:szCs w:val="26"/>
        </w:rPr>
        <w:t xml:space="preserve">A </w:t>
      </w:r>
      <w:r>
        <w:rPr>
          <w:b/>
          <w:sz w:val="26"/>
          <w:szCs w:val="26"/>
        </w:rPr>
        <w:t>CÔNG NGHỆ THÔNG TIN-------------------</w:t>
      </w:r>
    </w:p>
    <w:p w14:paraId="34156953" w14:textId="46A69A41" w:rsidR="00F3207D" w:rsidRDefault="00F3207D" w:rsidP="00F3207D">
      <w:pPr>
        <w:spacing w:line="360" w:lineRule="auto"/>
      </w:pPr>
    </w:p>
    <w:p w14:paraId="402BDA6A" w14:textId="77777777" w:rsidR="00CB0A09" w:rsidRDefault="00CB0A09" w:rsidP="00F3207D">
      <w:pPr>
        <w:spacing w:line="360" w:lineRule="auto"/>
        <w:rPr>
          <w:ins w:id="1" w:author="{F801F9ED-F498-4390-9215-ECAB48F6CEFB}" w:date="2025-12-01T15:28:00Z" w16du:dateUtc="2025-12-01T08:28:00Z"/>
        </w:rPr>
      </w:pPr>
    </w:p>
    <w:p w14:paraId="34767057" w14:textId="77777777" w:rsidR="00F3207D" w:rsidRDefault="00F3207D" w:rsidP="00F3207D">
      <w:pPr>
        <w:spacing w:line="360" w:lineRule="auto"/>
        <w:ind w:left="720" w:firstLine="720"/>
        <w:jc w:val="center"/>
      </w:pPr>
    </w:p>
    <w:p w14:paraId="5567330A" w14:textId="225DD477" w:rsidR="00EF1C19" w:rsidRDefault="00F3207D" w:rsidP="00EF1C19">
      <w:pPr>
        <w:spacing w:line="360" w:lineRule="auto"/>
        <w:jc w:val="center"/>
        <w:rPr>
          <w:b/>
          <w:sz w:val="36"/>
          <w:szCs w:val="36"/>
        </w:rPr>
      </w:pPr>
      <w:r w:rsidRPr="000C080A">
        <w:rPr>
          <w:b/>
          <w:sz w:val="36"/>
          <w:szCs w:val="36"/>
        </w:rPr>
        <w:t>BÁO CÁO ĐỒ ÁN MÔN HỌC</w:t>
      </w:r>
      <w:r w:rsidR="00EF1C19">
        <w:rPr>
          <w:b/>
          <w:sz w:val="36"/>
          <w:szCs w:val="36"/>
        </w:rPr>
        <w:t xml:space="preserve"> – ĐỢT 1</w:t>
      </w:r>
    </w:p>
    <w:p w14:paraId="6B4B45AA" w14:textId="77777777" w:rsidR="00EF1C19" w:rsidRPr="000C080A" w:rsidRDefault="00EF1C19" w:rsidP="00EF1C19">
      <w:pPr>
        <w:spacing w:line="360" w:lineRule="auto"/>
        <w:jc w:val="center"/>
        <w:rPr>
          <w:b/>
          <w:sz w:val="36"/>
          <w:szCs w:val="36"/>
        </w:rPr>
      </w:pPr>
    </w:p>
    <w:p w14:paraId="7D38AA55" w14:textId="4451D2A6" w:rsidR="00F3207D" w:rsidRPr="000C080A" w:rsidRDefault="00F3207D" w:rsidP="00F3207D">
      <w:pPr>
        <w:spacing w:line="360" w:lineRule="auto"/>
        <w:jc w:val="center"/>
        <w:rPr>
          <w:b/>
        </w:rPr>
      </w:pPr>
      <w:r w:rsidRPr="000C080A">
        <w:rPr>
          <w:b/>
        </w:rPr>
        <w:t>Đề tài: HỆ THỐNG QUẢN LÝ TRUNG TÂM CHĂM SÓC THÚ CƯNG(PETCAREX)</w:t>
      </w:r>
    </w:p>
    <w:p w14:paraId="01EB7A37" w14:textId="38AAE59F" w:rsidR="00F3207D" w:rsidRDefault="00F3207D" w:rsidP="00F3207D">
      <w:pPr>
        <w:spacing w:line="360" w:lineRule="auto"/>
        <w:jc w:val="center"/>
        <w:rPr>
          <w:rFonts w:ascii="VNbangkok" w:hAnsi="VNbangkok"/>
          <w:b/>
          <w:sz w:val="16"/>
          <w:szCs w:val="16"/>
        </w:rPr>
      </w:pPr>
    </w:p>
    <w:p w14:paraId="41BC42DB" w14:textId="477B9191" w:rsidR="00F3207D" w:rsidRPr="00A908B7" w:rsidRDefault="00F3207D" w:rsidP="00F3207D">
      <w:pPr>
        <w:tabs>
          <w:tab w:val="left" w:pos="3960"/>
        </w:tabs>
        <w:spacing w:line="360" w:lineRule="auto"/>
        <w:jc w:val="center"/>
        <w:rPr>
          <w:b/>
          <w:sz w:val="28"/>
          <w:szCs w:val="28"/>
        </w:rPr>
      </w:pPr>
      <w:r>
        <w:rPr>
          <w:b/>
          <w:noProof/>
          <w:sz w:val="28"/>
          <w:szCs w:val="28"/>
        </w:rPr>
        <w:drawing>
          <wp:inline distT="0" distB="0" distL="0" distR="0" wp14:anchorId="6DD397EF" wp14:editId="6978AC19">
            <wp:extent cx="2215515" cy="1812290"/>
            <wp:effectExtent l="0" t="0" r="0" b="0"/>
            <wp:docPr id="439240425"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40425" name="Picture 1" descr="A blue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5515" cy="1812290"/>
                    </a:xfrm>
                    <a:prstGeom prst="rect">
                      <a:avLst/>
                    </a:prstGeom>
                    <a:noFill/>
                    <a:ln>
                      <a:noFill/>
                    </a:ln>
                  </pic:spPr>
                </pic:pic>
              </a:graphicData>
            </a:graphic>
          </wp:inline>
        </w:drawing>
      </w:r>
    </w:p>
    <w:p w14:paraId="6E5DB236" w14:textId="77777777" w:rsidR="00F3207D" w:rsidRDefault="00F3207D" w:rsidP="00F3207D">
      <w:pPr>
        <w:tabs>
          <w:tab w:val="left" w:pos="3960"/>
        </w:tabs>
        <w:spacing w:line="360" w:lineRule="auto"/>
        <w:ind w:left="2340" w:firstLine="720"/>
        <w:rPr>
          <w:b/>
          <w:sz w:val="28"/>
          <w:szCs w:val="28"/>
        </w:rPr>
      </w:pPr>
    </w:p>
    <w:p w14:paraId="1B8AAC9E" w14:textId="77777777" w:rsidR="00F3207D" w:rsidRDefault="00F3207D" w:rsidP="00F3207D">
      <w:pPr>
        <w:tabs>
          <w:tab w:val="left" w:pos="3960"/>
        </w:tabs>
        <w:spacing w:line="360" w:lineRule="auto"/>
        <w:jc w:val="center"/>
        <w:rPr>
          <w:b/>
          <w:sz w:val="28"/>
          <w:szCs w:val="28"/>
        </w:rPr>
      </w:pPr>
      <w:r w:rsidRPr="00A908B7">
        <w:rPr>
          <w:b/>
          <w:sz w:val="28"/>
          <w:szCs w:val="28"/>
        </w:rPr>
        <w:t>Giáo viên hướng dẫn:</w:t>
      </w:r>
    </w:p>
    <w:p w14:paraId="320CEB90" w14:textId="77777777" w:rsidR="00F3207D" w:rsidRPr="00A908B7" w:rsidRDefault="00F3207D" w:rsidP="00F3207D">
      <w:pPr>
        <w:tabs>
          <w:tab w:val="left" w:pos="3960"/>
        </w:tabs>
        <w:spacing w:line="360" w:lineRule="auto"/>
        <w:jc w:val="center"/>
        <w:rPr>
          <w:b/>
          <w:sz w:val="28"/>
          <w:szCs w:val="28"/>
        </w:rPr>
      </w:pPr>
      <w:r>
        <w:rPr>
          <w:b/>
          <w:sz w:val="28"/>
          <w:szCs w:val="28"/>
        </w:rPr>
        <w:t>Hồ Thị Hoàng Vy</w:t>
      </w:r>
    </w:p>
    <w:p w14:paraId="34B5B5B3" w14:textId="77777777" w:rsidR="00F3207D" w:rsidRDefault="00F3207D" w:rsidP="00F3207D">
      <w:pPr>
        <w:tabs>
          <w:tab w:val="left" w:pos="3960"/>
        </w:tabs>
        <w:spacing w:line="360" w:lineRule="auto"/>
        <w:ind w:left="2340" w:firstLine="720"/>
        <w:rPr>
          <w:b/>
          <w:sz w:val="28"/>
          <w:szCs w:val="28"/>
        </w:rPr>
      </w:pPr>
      <w:r>
        <w:rPr>
          <w:b/>
          <w:sz w:val="28"/>
          <w:szCs w:val="28"/>
        </w:rPr>
        <w:t xml:space="preserve">         </w:t>
      </w:r>
    </w:p>
    <w:p w14:paraId="3A086B52" w14:textId="77777777" w:rsidR="00F3207D" w:rsidRPr="004A75F9" w:rsidRDefault="00F3207D" w:rsidP="00F3207D">
      <w:pPr>
        <w:tabs>
          <w:tab w:val="left" w:pos="3960"/>
        </w:tabs>
        <w:spacing w:line="360" w:lineRule="auto"/>
        <w:rPr>
          <w:b/>
        </w:rPr>
      </w:pPr>
      <w:r>
        <w:rPr>
          <w:b/>
        </w:rPr>
        <w:tab/>
      </w:r>
      <w:r>
        <w:rPr>
          <w:b/>
        </w:rPr>
        <w:tab/>
      </w:r>
      <w:r>
        <w:rPr>
          <w:b/>
        </w:rPr>
        <w:tab/>
      </w:r>
      <w:r w:rsidRPr="004A75F9">
        <w:rPr>
          <w:b/>
        </w:rPr>
        <w:t>Sinh viên thực hiện:</w:t>
      </w:r>
    </w:p>
    <w:p w14:paraId="7009F3B7" w14:textId="77777777" w:rsidR="00F3207D" w:rsidRPr="004A75F9" w:rsidRDefault="00F3207D" w:rsidP="00F3207D">
      <w:pPr>
        <w:tabs>
          <w:tab w:val="left" w:pos="3960"/>
        </w:tabs>
        <w:spacing w:line="360" w:lineRule="auto"/>
        <w:ind w:left="3060" w:firstLine="720"/>
        <w:rPr>
          <w:b/>
        </w:rPr>
      </w:pPr>
      <w:r>
        <w:rPr>
          <w:b/>
        </w:rPr>
        <w:tab/>
      </w:r>
      <w:r>
        <w:rPr>
          <w:b/>
        </w:rPr>
        <w:tab/>
      </w:r>
      <w:r>
        <w:rPr>
          <w:b/>
        </w:rPr>
        <w:tab/>
      </w:r>
      <w:r w:rsidRPr="004A75F9">
        <w:rPr>
          <w:b/>
        </w:rPr>
        <w:t>1. Tô Trần Hoàng Triệu - 23127133</w:t>
      </w:r>
    </w:p>
    <w:p w14:paraId="48D7A5E5" w14:textId="77777777" w:rsidR="00F3207D" w:rsidRPr="004A75F9" w:rsidRDefault="00F3207D" w:rsidP="00F3207D">
      <w:pPr>
        <w:tabs>
          <w:tab w:val="left" w:pos="3960"/>
        </w:tabs>
        <w:spacing w:line="360" w:lineRule="auto"/>
        <w:ind w:left="3060" w:firstLine="720"/>
        <w:rPr>
          <w:b/>
        </w:rPr>
      </w:pPr>
      <w:r>
        <w:rPr>
          <w:b/>
        </w:rPr>
        <w:tab/>
      </w:r>
      <w:r>
        <w:rPr>
          <w:b/>
        </w:rPr>
        <w:tab/>
      </w:r>
      <w:r>
        <w:rPr>
          <w:b/>
        </w:rPr>
        <w:tab/>
      </w:r>
      <w:r w:rsidRPr="004A75F9">
        <w:rPr>
          <w:b/>
        </w:rPr>
        <w:t>2. Phan Quang Minh - 23127229</w:t>
      </w:r>
    </w:p>
    <w:p w14:paraId="14042A1F" w14:textId="77777777" w:rsidR="00F3207D" w:rsidRPr="004A75F9" w:rsidRDefault="00F3207D" w:rsidP="00F3207D">
      <w:pPr>
        <w:tabs>
          <w:tab w:val="left" w:pos="3960"/>
        </w:tabs>
        <w:spacing w:line="360" w:lineRule="auto"/>
        <w:ind w:left="3060" w:firstLine="720"/>
        <w:rPr>
          <w:b/>
        </w:rPr>
      </w:pPr>
      <w:r>
        <w:rPr>
          <w:b/>
        </w:rPr>
        <w:tab/>
      </w:r>
      <w:r>
        <w:rPr>
          <w:b/>
        </w:rPr>
        <w:tab/>
      </w:r>
      <w:r>
        <w:rPr>
          <w:b/>
        </w:rPr>
        <w:tab/>
      </w:r>
      <w:r w:rsidRPr="004A75F9">
        <w:rPr>
          <w:b/>
        </w:rPr>
        <w:t>3. Huỳnh Văn Sinh - 23127467</w:t>
      </w:r>
    </w:p>
    <w:p w14:paraId="7ED09843" w14:textId="77777777" w:rsidR="00F3207D" w:rsidRPr="00F70B07" w:rsidRDefault="00F3207D" w:rsidP="00F3207D">
      <w:pPr>
        <w:tabs>
          <w:tab w:val="left" w:pos="3960"/>
        </w:tabs>
        <w:spacing w:line="360" w:lineRule="auto"/>
        <w:ind w:left="3060" w:firstLine="720"/>
        <w:rPr>
          <w:b/>
          <w:color w:val="800080"/>
          <w:sz w:val="26"/>
          <w:szCs w:val="26"/>
        </w:rPr>
      </w:pPr>
      <w:r>
        <w:rPr>
          <w:b/>
        </w:rPr>
        <w:tab/>
      </w:r>
      <w:r>
        <w:rPr>
          <w:b/>
        </w:rPr>
        <w:tab/>
      </w:r>
      <w:r>
        <w:rPr>
          <w:b/>
        </w:rPr>
        <w:tab/>
      </w:r>
      <w:r w:rsidRPr="004A75F9">
        <w:rPr>
          <w:b/>
        </w:rPr>
        <w:t>4. Dương Đức Thịnh - 23127483</w:t>
      </w:r>
    </w:p>
    <w:p w14:paraId="236E3A9A" w14:textId="77777777" w:rsidR="00F3207D" w:rsidRDefault="00F3207D" w:rsidP="00F3207D">
      <w:pPr>
        <w:spacing w:line="360" w:lineRule="auto"/>
        <w:ind w:left="1440" w:firstLine="720"/>
        <w:rPr>
          <w:b/>
          <w:i/>
        </w:rPr>
      </w:pPr>
      <w:r>
        <w:rPr>
          <w:b/>
          <w:i/>
        </w:rPr>
        <w:t xml:space="preserve">             </w:t>
      </w:r>
    </w:p>
    <w:p w14:paraId="56CAEDF3" w14:textId="77777777" w:rsidR="00F3207D" w:rsidRPr="00A908B7" w:rsidRDefault="00F3207D" w:rsidP="00F3207D">
      <w:pPr>
        <w:spacing w:line="360" w:lineRule="auto"/>
        <w:ind w:left="1440" w:firstLine="720"/>
        <w:rPr>
          <w:b/>
          <w:i/>
        </w:rPr>
      </w:pPr>
      <w:r>
        <w:rPr>
          <w:b/>
          <w:i/>
        </w:rPr>
        <w:t xml:space="preserve">                      </w:t>
      </w:r>
      <w:r w:rsidRPr="00A908B7">
        <w:rPr>
          <w:b/>
          <w:i/>
        </w:rPr>
        <w:t>…., tháng… năm….</w:t>
      </w:r>
    </w:p>
    <w:p w14:paraId="42177279" w14:textId="77777777" w:rsidR="00F3207D" w:rsidRDefault="00F3207D" w:rsidP="00F3207D">
      <w:pPr>
        <w:spacing w:line="360" w:lineRule="auto"/>
        <w:rPr>
          <w:b/>
          <w:color w:val="800080"/>
        </w:rPr>
      </w:pPr>
    </w:p>
    <w:p w14:paraId="4DB1B244" w14:textId="77777777" w:rsidR="00F3207D" w:rsidRDefault="00F3207D" w:rsidP="00F3207D">
      <w:pPr>
        <w:spacing w:line="360" w:lineRule="auto"/>
        <w:ind w:left="1440" w:firstLine="720"/>
        <w:rPr>
          <w:b/>
          <w:bCs/>
          <w:sz w:val="26"/>
          <w:szCs w:val="26"/>
        </w:rPr>
      </w:pPr>
    </w:p>
    <w:p w14:paraId="3510C6FA" w14:textId="77777777" w:rsidR="00F3207D" w:rsidRDefault="00F3207D" w:rsidP="00F3207D">
      <w:pPr>
        <w:spacing w:line="360" w:lineRule="auto"/>
        <w:ind w:left="1440" w:firstLine="720"/>
        <w:rPr>
          <w:b/>
          <w:bCs/>
          <w:sz w:val="26"/>
          <w:szCs w:val="26"/>
        </w:rPr>
      </w:pPr>
      <w:r w:rsidRPr="00D05800">
        <w:rPr>
          <w:b/>
          <w:bCs/>
          <w:sz w:val="26"/>
          <w:szCs w:val="26"/>
        </w:rPr>
        <w:t>NHẬN XÉT CỦA NGƯỜI HƯỚNG DẪN</w:t>
      </w:r>
    </w:p>
    <w:p w14:paraId="5FAE2A5A" w14:textId="77777777" w:rsidR="00F3207D" w:rsidRPr="00D05800" w:rsidRDefault="00F3207D" w:rsidP="00F3207D">
      <w:pPr>
        <w:spacing w:line="360" w:lineRule="auto"/>
        <w:rPr>
          <w:b/>
          <w:bCs/>
          <w:sz w:val="26"/>
          <w:szCs w:val="26"/>
        </w:rPr>
      </w:pPr>
      <w:r>
        <w:rPr>
          <w:b/>
          <w:bCs/>
          <w:sz w:val="26"/>
          <w:szCs w:val="26"/>
        </w:rPr>
        <w:t>……………………………………………………………………………………………</w:t>
      </w:r>
    </w:p>
    <w:p w14:paraId="379BAE1D" w14:textId="77777777" w:rsidR="00F3207D" w:rsidRPr="00D05800" w:rsidRDefault="00F3207D" w:rsidP="00F3207D">
      <w:pPr>
        <w:spacing w:line="360" w:lineRule="auto"/>
        <w:rPr>
          <w:b/>
          <w:bCs/>
          <w:sz w:val="26"/>
          <w:szCs w:val="26"/>
        </w:rPr>
      </w:pPr>
      <w:r>
        <w:rPr>
          <w:b/>
          <w:bCs/>
          <w:sz w:val="26"/>
          <w:szCs w:val="26"/>
        </w:rPr>
        <w:t>……………………………………………………………………………………………</w:t>
      </w:r>
    </w:p>
    <w:p w14:paraId="6A736C31" w14:textId="77777777" w:rsidR="00F3207D" w:rsidRPr="00D05800" w:rsidRDefault="00F3207D" w:rsidP="00F3207D">
      <w:pPr>
        <w:spacing w:line="360" w:lineRule="auto"/>
        <w:rPr>
          <w:b/>
          <w:bCs/>
          <w:sz w:val="26"/>
          <w:szCs w:val="26"/>
        </w:rPr>
      </w:pPr>
      <w:r>
        <w:rPr>
          <w:b/>
          <w:bCs/>
          <w:sz w:val="26"/>
          <w:szCs w:val="26"/>
        </w:rPr>
        <w:t>……………………………………………………………………………………………</w:t>
      </w:r>
    </w:p>
    <w:p w14:paraId="690A95F3" w14:textId="77777777" w:rsidR="00F3207D" w:rsidRPr="00D05800" w:rsidRDefault="00F3207D" w:rsidP="00F3207D">
      <w:pPr>
        <w:spacing w:line="360" w:lineRule="auto"/>
        <w:rPr>
          <w:b/>
          <w:bCs/>
          <w:sz w:val="26"/>
          <w:szCs w:val="26"/>
        </w:rPr>
      </w:pPr>
      <w:r>
        <w:rPr>
          <w:b/>
          <w:bCs/>
          <w:sz w:val="26"/>
          <w:szCs w:val="26"/>
        </w:rPr>
        <w:t>……………………………………………………………………………………………</w:t>
      </w:r>
    </w:p>
    <w:p w14:paraId="562778AC" w14:textId="77777777" w:rsidR="00F3207D" w:rsidRPr="00D05800" w:rsidRDefault="00F3207D" w:rsidP="00F3207D">
      <w:pPr>
        <w:spacing w:line="360" w:lineRule="auto"/>
        <w:rPr>
          <w:b/>
          <w:bCs/>
          <w:sz w:val="26"/>
          <w:szCs w:val="26"/>
        </w:rPr>
      </w:pPr>
      <w:r>
        <w:rPr>
          <w:b/>
          <w:bCs/>
          <w:sz w:val="26"/>
          <w:szCs w:val="26"/>
        </w:rPr>
        <w:t>……………………………………………………………………………………………</w:t>
      </w:r>
    </w:p>
    <w:p w14:paraId="434D3FD1" w14:textId="77777777" w:rsidR="00F3207D" w:rsidRPr="00D05800" w:rsidRDefault="00F3207D" w:rsidP="00F3207D">
      <w:pPr>
        <w:spacing w:line="360" w:lineRule="auto"/>
        <w:rPr>
          <w:b/>
          <w:bCs/>
          <w:sz w:val="26"/>
          <w:szCs w:val="26"/>
        </w:rPr>
      </w:pPr>
      <w:r>
        <w:rPr>
          <w:b/>
          <w:bCs/>
          <w:sz w:val="26"/>
          <w:szCs w:val="26"/>
        </w:rPr>
        <w:t>……………………………………………………………………………………………</w:t>
      </w:r>
    </w:p>
    <w:p w14:paraId="05960CE5" w14:textId="77777777" w:rsidR="00F3207D" w:rsidRPr="00D05800" w:rsidRDefault="00F3207D" w:rsidP="00F3207D">
      <w:pPr>
        <w:spacing w:line="360" w:lineRule="auto"/>
        <w:rPr>
          <w:b/>
          <w:bCs/>
          <w:sz w:val="26"/>
          <w:szCs w:val="26"/>
        </w:rPr>
      </w:pPr>
      <w:r>
        <w:rPr>
          <w:b/>
          <w:bCs/>
          <w:sz w:val="26"/>
          <w:szCs w:val="26"/>
        </w:rPr>
        <w:t>……………………………………………………………………………………………</w:t>
      </w:r>
    </w:p>
    <w:p w14:paraId="68796A1B" w14:textId="77777777" w:rsidR="00F3207D" w:rsidRPr="00D05800" w:rsidRDefault="00F3207D" w:rsidP="00F3207D">
      <w:pPr>
        <w:spacing w:line="360" w:lineRule="auto"/>
        <w:rPr>
          <w:b/>
          <w:bCs/>
          <w:sz w:val="26"/>
          <w:szCs w:val="26"/>
        </w:rPr>
      </w:pPr>
      <w:r>
        <w:rPr>
          <w:b/>
          <w:bCs/>
          <w:sz w:val="26"/>
          <w:szCs w:val="26"/>
        </w:rPr>
        <w:t>……………………………………………………………………………………………</w:t>
      </w:r>
    </w:p>
    <w:p w14:paraId="14E88180" w14:textId="77777777" w:rsidR="00F3207D" w:rsidRPr="00D05800" w:rsidRDefault="00F3207D" w:rsidP="00F3207D">
      <w:pPr>
        <w:spacing w:line="360" w:lineRule="auto"/>
        <w:rPr>
          <w:b/>
          <w:bCs/>
          <w:sz w:val="26"/>
          <w:szCs w:val="26"/>
        </w:rPr>
      </w:pPr>
      <w:r>
        <w:rPr>
          <w:b/>
          <w:bCs/>
          <w:sz w:val="26"/>
          <w:szCs w:val="26"/>
        </w:rPr>
        <w:t>……………………………………………………………………………………………</w:t>
      </w:r>
    </w:p>
    <w:p w14:paraId="36BCD05C" w14:textId="77777777" w:rsidR="00F3207D" w:rsidRPr="00D05800" w:rsidRDefault="00F3207D" w:rsidP="00F3207D">
      <w:pPr>
        <w:spacing w:line="360" w:lineRule="auto"/>
        <w:rPr>
          <w:b/>
          <w:bCs/>
          <w:sz w:val="26"/>
          <w:szCs w:val="26"/>
        </w:rPr>
      </w:pPr>
      <w:r>
        <w:rPr>
          <w:b/>
          <w:bCs/>
          <w:sz w:val="26"/>
          <w:szCs w:val="26"/>
        </w:rPr>
        <w:t>……………………………………………………………………………………………</w:t>
      </w:r>
    </w:p>
    <w:p w14:paraId="0492307E" w14:textId="77777777" w:rsidR="00F3207D" w:rsidRPr="00D05800" w:rsidRDefault="00F3207D" w:rsidP="00F3207D">
      <w:pPr>
        <w:spacing w:line="360" w:lineRule="auto"/>
        <w:rPr>
          <w:b/>
          <w:bCs/>
          <w:sz w:val="26"/>
          <w:szCs w:val="26"/>
        </w:rPr>
      </w:pPr>
      <w:r>
        <w:rPr>
          <w:b/>
          <w:bCs/>
          <w:sz w:val="26"/>
          <w:szCs w:val="26"/>
        </w:rPr>
        <w:t>……………………………………………………………………………………………</w:t>
      </w:r>
    </w:p>
    <w:p w14:paraId="775B07CB" w14:textId="77777777" w:rsidR="00F3207D" w:rsidRPr="00D05800" w:rsidRDefault="00F3207D" w:rsidP="00F3207D">
      <w:pPr>
        <w:spacing w:line="360" w:lineRule="auto"/>
        <w:rPr>
          <w:b/>
          <w:bCs/>
          <w:sz w:val="26"/>
          <w:szCs w:val="26"/>
        </w:rPr>
      </w:pPr>
      <w:r>
        <w:rPr>
          <w:b/>
          <w:bCs/>
          <w:sz w:val="26"/>
          <w:szCs w:val="26"/>
        </w:rPr>
        <w:t>……………………………………………………………………………………………</w:t>
      </w:r>
    </w:p>
    <w:p w14:paraId="7A46F586" w14:textId="77777777" w:rsidR="00F3207D" w:rsidRPr="00D05800" w:rsidRDefault="00F3207D" w:rsidP="00F3207D">
      <w:pPr>
        <w:spacing w:line="360" w:lineRule="auto"/>
        <w:rPr>
          <w:b/>
          <w:bCs/>
          <w:sz w:val="26"/>
          <w:szCs w:val="26"/>
        </w:rPr>
      </w:pPr>
      <w:r>
        <w:rPr>
          <w:b/>
          <w:bCs/>
          <w:sz w:val="26"/>
          <w:szCs w:val="26"/>
        </w:rPr>
        <w:t>……………………………………………………………………………………………</w:t>
      </w:r>
    </w:p>
    <w:p w14:paraId="0F45FC69" w14:textId="77777777" w:rsidR="00F3207D" w:rsidRPr="00D05800" w:rsidRDefault="00F3207D" w:rsidP="00F3207D">
      <w:pPr>
        <w:spacing w:line="360" w:lineRule="auto"/>
        <w:rPr>
          <w:b/>
          <w:bCs/>
          <w:sz w:val="26"/>
          <w:szCs w:val="26"/>
        </w:rPr>
      </w:pPr>
      <w:r>
        <w:rPr>
          <w:b/>
          <w:bCs/>
          <w:sz w:val="26"/>
          <w:szCs w:val="26"/>
        </w:rPr>
        <w:t>……………………………………………………………………………………………</w:t>
      </w:r>
    </w:p>
    <w:p w14:paraId="0AF0FCD3" w14:textId="77777777" w:rsidR="00F3207D" w:rsidRPr="00D05800" w:rsidRDefault="00F3207D" w:rsidP="00F3207D">
      <w:pPr>
        <w:spacing w:line="360" w:lineRule="auto"/>
        <w:rPr>
          <w:b/>
          <w:bCs/>
          <w:sz w:val="26"/>
          <w:szCs w:val="26"/>
        </w:rPr>
      </w:pPr>
      <w:r>
        <w:rPr>
          <w:b/>
          <w:bCs/>
          <w:sz w:val="26"/>
          <w:szCs w:val="26"/>
        </w:rPr>
        <w:t>……………………………………………………………………………………………</w:t>
      </w:r>
    </w:p>
    <w:p w14:paraId="5A1FD25D" w14:textId="77777777" w:rsidR="00F3207D" w:rsidRPr="00D05800" w:rsidRDefault="00F3207D" w:rsidP="00F3207D">
      <w:pPr>
        <w:spacing w:line="360" w:lineRule="auto"/>
        <w:rPr>
          <w:b/>
          <w:bCs/>
          <w:sz w:val="26"/>
          <w:szCs w:val="26"/>
        </w:rPr>
      </w:pPr>
      <w:r>
        <w:rPr>
          <w:b/>
          <w:bCs/>
          <w:sz w:val="26"/>
          <w:szCs w:val="26"/>
        </w:rPr>
        <w:t>……………………………………………………………………………………………</w:t>
      </w:r>
    </w:p>
    <w:p w14:paraId="11D61DF8" w14:textId="77777777" w:rsidR="00F3207D" w:rsidRPr="00D05800" w:rsidRDefault="00F3207D" w:rsidP="00F3207D">
      <w:pPr>
        <w:spacing w:line="360" w:lineRule="auto"/>
        <w:rPr>
          <w:b/>
          <w:bCs/>
          <w:sz w:val="26"/>
          <w:szCs w:val="26"/>
        </w:rPr>
      </w:pPr>
      <w:r>
        <w:rPr>
          <w:b/>
          <w:bCs/>
          <w:sz w:val="26"/>
          <w:szCs w:val="26"/>
        </w:rPr>
        <w:t>……………………………………………………………………………………………</w:t>
      </w:r>
    </w:p>
    <w:p w14:paraId="5E4860F3" w14:textId="77777777" w:rsidR="00F3207D" w:rsidRPr="00D05800" w:rsidRDefault="00F3207D" w:rsidP="00F3207D">
      <w:pPr>
        <w:spacing w:line="360" w:lineRule="auto"/>
        <w:rPr>
          <w:b/>
          <w:bCs/>
          <w:sz w:val="26"/>
          <w:szCs w:val="26"/>
        </w:rPr>
      </w:pPr>
      <w:r>
        <w:rPr>
          <w:b/>
          <w:bCs/>
          <w:sz w:val="26"/>
          <w:szCs w:val="26"/>
        </w:rPr>
        <w:t>……………………………………………………………………………………………</w:t>
      </w:r>
    </w:p>
    <w:p w14:paraId="19BC2A6A" w14:textId="77777777" w:rsidR="00F3207D" w:rsidRPr="00D05800" w:rsidRDefault="00F3207D" w:rsidP="00F3207D">
      <w:pPr>
        <w:spacing w:line="360" w:lineRule="auto"/>
        <w:rPr>
          <w:b/>
          <w:bCs/>
          <w:sz w:val="26"/>
          <w:szCs w:val="26"/>
        </w:rPr>
      </w:pPr>
      <w:r>
        <w:rPr>
          <w:b/>
          <w:bCs/>
          <w:sz w:val="26"/>
          <w:szCs w:val="26"/>
        </w:rPr>
        <w:t>……………………………………………………………………………………………</w:t>
      </w:r>
    </w:p>
    <w:p w14:paraId="62B3D9B5" w14:textId="77777777" w:rsidR="00F3207D" w:rsidRPr="00D05800" w:rsidRDefault="00F3207D" w:rsidP="00F3207D">
      <w:pPr>
        <w:spacing w:line="360" w:lineRule="auto"/>
        <w:rPr>
          <w:b/>
          <w:bCs/>
          <w:sz w:val="26"/>
          <w:szCs w:val="26"/>
        </w:rPr>
      </w:pPr>
      <w:r>
        <w:rPr>
          <w:b/>
          <w:bCs/>
          <w:sz w:val="26"/>
          <w:szCs w:val="26"/>
        </w:rPr>
        <w:t>……………………………………………………………………………………………</w:t>
      </w:r>
    </w:p>
    <w:p w14:paraId="28B3CD3F" w14:textId="77777777" w:rsidR="00F3207D" w:rsidRPr="00D05800" w:rsidRDefault="00F3207D" w:rsidP="00F3207D">
      <w:pPr>
        <w:spacing w:line="360" w:lineRule="auto"/>
        <w:rPr>
          <w:b/>
          <w:bCs/>
          <w:sz w:val="26"/>
          <w:szCs w:val="26"/>
        </w:rPr>
      </w:pPr>
      <w:r>
        <w:rPr>
          <w:b/>
          <w:bCs/>
          <w:sz w:val="26"/>
          <w:szCs w:val="26"/>
        </w:rPr>
        <w:t>……………………………………………………………………………………………</w:t>
      </w:r>
    </w:p>
    <w:p w14:paraId="14D5B139" w14:textId="77777777" w:rsidR="00F3207D" w:rsidRPr="00D05800" w:rsidRDefault="00F3207D" w:rsidP="00F3207D">
      <w:pPr>
        <w:spacing w:line="360" w:lineRule="auto"/>
        <w:rPr>
          <w:b/>
          <w:bCs/>
          <w:sz w:val="26"/>
          <w:szCs w:val="26"/>
        </w:rPr>
      </w:pPr>
      <w:r>
        <w:rPr>
          <w:b/>
          <w:bCs/>
          <w:sz w:val="26"/>
          <w:szCs w:val="26"/>
        </w:rPr>
        <w:t>……………………………………………………………………………………………</w:t>
      </w:r>
    </w:p>
    <w:p w14:paraId="64FC882F" w14:textId="77777777" w:rsidR="00F3207D" w:rsidRPr="00D05800" w:rsidRDefault="00F3207D" w:rsidP="00F3207D">
      <w:pPr>
        <w:spacing w:line="360" w:lineRule="auto"/>
        <w:rPr>
          <w:b/>
          <w:bCs/>
          <w:sz w:val="26"/>
          <w:szCs w:val="26"/>
        </w:rPr>
      </w:pPr>
      <w:r>
        <w:rPr>
          <w:b/>
          <w:bCs/>
          <w:sz w:val="26"/>
          <w:szCs w:val="26"/>
        </w:rPr>
        <w:t>……………………………………………………………………………………………</w:t>
      </w:r>
    </w:p>
    <w:p w14:paraId="470160EB" w14:textId="77777777" w:rsidR="00F3207D" w:rsidRPr="00D05800" w:rsidRDefault="00F3207D" w:rsidP="00F3207D">
      <w:pPr>
        <w:spacing w:line="360" w:lineRule="auto"/>
        <w:rPr>
          <w:b/>
          <w:bCs/>
          <w:sz w:val="26"/>
          <w:szCs w:val="26"/>
        </w:rPr>
      </w:pPr>
      <w:r>
        <w:rPr>
          <w:b/>
          <w:bCs/>
          <w:sz w:val="26"/>
          <w:szCs w:val="26"/>
        </w:rPr>
        <w:t>……………………………………………………………………………………………</w:t>
      </w:r>
    </w:p>
    <w:p w14:paraId="1AEFFC27" w14:textId="77777777" w:rsidR="00F3207D" w:rsidRPr="00D05800" w:rsidRDefault="00F3207D" w:rsidP="00F3207D">
      <w:pPr>
        <w:spacing w:line="360" w:lineRule="auto"/>
        <w:rPr>
          <w:b/>
          <w:bCs/>
          <w:sz w:val="26"/>
          <w:szCs w:val="26"/>
        </w:rPr>
      </w:pPr>
      <w:r>
        <w:rPr>
          <w:b/>
          <w:bCs/>
          <w:sz w:val="26"/>
          <w:szCs w:val="26"/>
        </w:rPr>
        <w:t>……………………………………………………………………………………………</w:t>
      </w:r>
    </w:p>
    <w:p w14:paraId="03A92369" w14:textId="77777777" w:rsidR="00F3207D" w:rsidRPr="00D05800" w:rsidRDefault="00F3207D" w:rsidP="00F3207D">
      <w:pPr>
        <w:spacing w:line="360" w:lineRule="auto"/>
        <w:rPr>
          <w:b/>
          <w:bCs/>
          <w:sz w:val="26"/>
          <w:szCs w:val="26"/>
        </w:rPr>
      </w:pPr>
      <w:r>
        <w:rPr>
          <w:b/>
          <w:bCs/>
          <w:sz w:val="26"/>
          <w:szCs w:val="26"/>
        </w:rPr>
        <w:t>……………………………………………………………………………………………</w:t>
      </w:r>
    </w:p>
    <w:p w14:paraId="0AC03250" w14:textId="77777777" w:rsidR="00F3207D" w:rsidRPr="00D05800" w:rsidRDefault="00F3207D" w:rsidP="00F3207D">
      <w:pPr>
        <w:spacing w:line="360" w:lineRule="auto"/>
        <w:rPr>
          <w:b/>
          <w:bCs/>
          <w:sz w:val="26"/>
          <w:szCs w:val="26"/>
        </w:rPr>
      </w:pPr>
      <w:r>
        <w:rPr>
          <w:b/>
          <w:bCs/>
          <w:sz w:val="26"/>
          <w:szCs w:val="26"/>
        </w:rPr>
        <w:t>……………………………………………………………………………………………</w:t>
      </w:r>
    </w:p>
    <w:p w14:paraId="082E0CC5" w14:textId="0F1942F9" w:rsidR="00F3207D" w:rsidRDefault="00F3207D" w:rsidP="00F3207D">
      <w:pPr>
        <w:spacing w:line="360" w:lineRule="auto"/>
        <w:rPr>
          <w:b/>
          <w:bCs/>
          <w:sz w:val="26"/>
          <w:szCs w:val="26"/>
        </w:rPr>
      </w:pPr>
      <w:r>
        <w:rPr>
          <w:b/>
          <w:bCs/>
          <w:sz w:val="26"/>
          <w:szCs w:val="26"/>
        </w:rPr>
        <w:lastRenderedPageBreak/>
        <w:t>……………………………………………………………………………………………</w:t>
      </w:r>
    </w:p>
    <w:sdt>
      <w:sdtPr>
        <w:rPr>
          <w:rFonts w:ascii="Times New Roman" w:hAnsi="Times New Roman"/>
          <w:b/>
          <w:color w:val="auto"/>
          <w:sz w:val="24"/>
          <w:szCs w:val="24"/>
        </w:rPr>
        <w:id w:val="-270555863"/>
        <w:docPartObj>
          <w:docPartGallery w:val="Table of Contents"/>
          <w:docPartUnique/>
        </w:docPartObj>
      </w:sdtPr>
      <w:sdtEndPr>
        <w:rPr>
          <w:sz w:val="26"/>
          <w:szCs w:val="26"/>
        </w:rPr>
      </w:sdtEndPr>
      <w:sdtContent>
        <w:p w14:paraId="70A0BBA0" w14:textId="5E7FCC56" w:rsidR="002618C2" w:rsidRPr="000C080A" w:rsidRDefault="002618C2" w:rsidP="002618C2">
          <w:pPr>
            <w:pStyle w:val="TOCHeading"/>
            <w:jc w:val="center"/>
            <w:rPr>
              <w:rFonts w:ascii="Times New Roman" w:hAnsi="Times New Roman"/>
              <w:b/>
              <w:color w:val="auto"/>
            </w:rPr>
          </w:pPr>
          <w:r w:rsidRPr="000C080A">
            <w:rPr>
              <w:rFonts w:ascii="Times New Roman" w:hAnsi="Times New Roman"/>
              <w:b/>
              <w:color w:val="auto"/>
            </w:rPr>
            <w:t>MỤC LỤC</w:t>
          </w:r>
        </w:p>
        <w:p w14:paraId="761B93EC" w14:textId="2B6CC386" w:rsidR="00EF1C19" w:rsidRPr="00EF1C19" w:rsidRDefault="002618C2">
          <w:pPr>
            <w:pStyle w:val="TOC1"/>
            <w:tabs>
              <w:tab w:val="left" w:pos="720"/>
            </w:tabs>
            <w:rPr>
              <w:rFonts w:asciiTheme="minorHAnsi" w:eastAsiaTheme="minorEastAsia" w:hAnsiTheme="minorHAnsi" w:cstheme="minorBidi"/>
              <w:b w:val="0"/>
              <w:bCs w:val="0"/>
              <w:kern w:val="2"/>
              <w:sz w:val="26"/>
              <w:szCs w:val="26"/>
              <w14:ligatures w14:val="standardContextual"/>
            </w:rPr>
          </w:pPr>
          <w:r w:rsidRPr="00EF1C19">
            <w:rPr>
              <w:sz w:val="26"/>
              <w:szCs w:val="26"/>
            </w:rPr>
            <w:fldChar w:fldCharType="begin"/>
          </w:r>
          <w:r w:rsidRPr="00EF1C19">
            <w:rPr>
              <w:sz w:val="26"/>
              <w:szCs w:val="26"/>
            </w:rPr>
            <w:instrText xml:space="preserve"> TOC \o "1-3" \h \z \u </w:instrText>
          </w:r>
          <w:r w:rsidRPr="00EF1C19">
            <w:rPr>
              <w:sz w:val="26"/>
              <w:szCs w:val="26"/>
            </w:rPr>
            <w:fldChar w:fldCharType="separate"/>
          </w:r>
          <w:hyperlink w:anchor="_Toc215516502" w:history="1">
            <w:r w:rsidR="00EF1C19" w:rsidRPr="00EF1C19">
              <w:rPr>
                <w:rStyle w:val="Hyperlink"/>
                <w:sz w:val="26"/>
                <w:szCs w:val="26"/>
              </w:rPr>
              <w:t>1.</w:t>
            </w:r>
            <w:r w:rsidR="00EF1C19" w:rsidRPr="00EF1C19">
              <w:rPr>
                <w:rFonts w:asciiTheme="minorHAnsi" w:eastAsiaTheme="minorEastAsia" w:hAnsiTheme="minorHAnsi" w:cstheme="minorBidi"/>
                <w:b w:val="0"/>
                <w:bCs w:val="0"/>
                <w:kern w:val="2"/>
                <w:sz w:val="26"/>
                <w:szCs w:val="26"/>
                <w14:ligatures w14:val="standardContextual"/>
              </w:rPr>
              <w:tab/>
            </w:r>
            <w:r w:rsidR="00EF1C19" w:rsidRPr="00EF1C19">
              <w:rPr>
                <w:rStyle w:val="Hyperlink"/>
                <w:sz w:val="26"/>
                <w:szCs w:val="26"/>
              </w:rPr>
              <w:t>Tổng quan</w:t>
            </w:r>
            <w:r w:rsidR="00EF1C19" w:rsidRPr="00EF1C19">
              <w:rPr>
                <w:webHidden/>
                <w:sz w:val="26"/>
                <w:szCs w:val="26"/>
              </w:rPr>
              <w:tab/>
            </w:r>
            <w:r w:rsidR="00EF1C19" w:rsidRPr="00EF1C19">
              <w:rPr>
                <w:webHidden/>
                <w:sz w:val="26"/>
                <w:szCs w:val="26"/>
              </w:rPr>
              <w:fldChar w:fldCharType="begin"/>
            </w:r>
            <w:r w:rsidR="00EF1C19" w:rsidRPr="00EF1C19">
              <w:rPr>
                <w:webHidden/>
                <w:sz w:val="26"/>
                <w:szCs w:val="26"/>
              </w:rPr>
              <w:instrText xml:space="preserve"> PAGEREF _Toc215516502 \h </w:instrText>
            </w:r>
            <w:r w:rsidR="00EF1C19" w:rsidRPr="00EF1C19">
              <w:rPr>
                <w:webHidden/>
                <w:sz w:val="26"/>
                <w:szCs w:val="26"/>
              </w:rPr>
            </w:r>
            <w:r w:rsidR="00EF1C19" w:rsidRPr="00EF1C19">
              <w:rPr>
                <w:webHidden/>
                <w:sz w:val="26"/>
                <w:szCs w:val="26"/>
              </w:rPr>
              <w:fldChar w:fldCharType="separate"/>
            </w:r>
            <w:r w:rsidR="00646A8B">
              <w:rPr>
                <w:webHidden/>
                <w:sz w:val="26"/>
                <w:szCs w:val="26"/>
              </w:rPr>
              <w:t>4</w:t>
            </w:r>
            <w:r w:rsidR="00EF1C19" w:rsidRPr="00EF1C19">
              <w:rPr>
                <w:webHidden/>
                <w:sz w:val="26"/>
                <w:szCs w:val="26"/>
              </w:rPr>
              <w:fldChar w:fldCharType="end"/>
            </w:r>
          </w:hyperlink>
        </w:p>
        <w:p w14:paraId="1B06CDEE" w14:textId="14157764" w:rsidR="00EF1C19" w:rsidRPr="00EF1C19" w:rsidRDefault="00EF1C19">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516503" w:history="1">
            <w:r w:rsidRPr="00EF1C19">
              <w:rPr>
                <w:rStyle w:val="Hyperlink"/>
                <w:b/>
                <w:bCs/>
                <w:noProof/>
                <w:sz w:val="26"/>
                <w:szCs w:val="26"/>
              </w:rPr>
              <w:t>1.1</w:t>
            </w:r>
            <w:r w:rsidRPr="00EF1C19">
              <w:rPr>
                <w:rFonts w:asciiTheme="minorHAnsi" w:eastAsiaTheme="minorEastAsia" w:hAnsiTheme="minorHAnsi" w:cstheme="minorBidi"/>
                <w:noProof/>
                <w:kern w:val="2"/>
                <w:sz w:val="26"/>
                <w:szCs w:val="26"/>
                <w14:ligatures w14:val="standardContextual"/>
              </w:rPr>
              <w:tab/>
            </w:r>
            <w:r w:rsidRPr="00EF1C19">
              <w:rPr>
                <w:rStyle w:val="Hyperlink"/>
                <w:b/>
                <w:bCs/>
                <w:noProof/>
                <w:sz w:val="26"/>
                <w:szCs w:val="26"/>
              </w:rPr>
              <w:t>Tổng quan về thông tin nhóm</w:t>
            </w:r>
            <w:r w:rsidRPr="00EF1C19">
              <w:rPr>
                <w:noProof/>
                <w:webHidden/>
                <w:sz w:val="26"/>
                <w:szCs w:val="26"/>
              </w:rPr>
              <w:tab/>
            </w:r>
            <w:r w:rsidRPr="00EF1C19">
              <w:rPr>
                <w:noProof/>
                <w:webHidden/>
                <w:sz w:val="26"/>
                <w:szCs w:val="26"/>
              </w:rPr>
              <w:fldChar w:fldCharType="begin"/>
            </w:r>
            <w:r w:rsidRPr="00EF1C19">
              <w:rPr>
                <w:noProof/>
                <w:webHidden/>
                <w:sz w:val="26"/>
                <w:szCs w:val="26"/>
              </w:rPr>
              <w:instrText xml:space="preserve"> PAGEREF _Toc215516503 \h </w:instrText>
            </w:r>
            <w:r w:rsidRPr="00EF1C19">
              <w:rPr>
                <w:noProof/>
                <w:webHidden/>
                <w:sz w:val="26"/>
                <w:szCs w:val="26"/>
              </w:rPr>
            </w:r>
            <w:r w:rsidRPr="00EF1C19">
              <w:rPr>
                <w:noProof/>
                <w:webHidden/>
                <w:sz w:val="26"/>
                <w:szCs w:val="26"/>
              </w:rPr>
              <w:fldChar w:fldCharType="separate"/>
            </w:r>
            <w:r w:rsidR="00646A8B">
              <w:rPr>
                <w:noProof/>
                <w:webHidden/>
                <w:sz w:val="26"/>
                <w:szCs w:val="26"/>
              </w:rPr>
              <w:t>4</w:t>
            </w:r>
            <w:r w:rsidRPr="00EF1C19">
              <w:rPr>
                <w:noProof/>
                <w:webHidden/>
                <w:sz w:val="26"/>
                <w:szCs w:val="26"/>
              </w:rPr>
              <w:fldChar w:fldCharType="end"/>
            </w:r>
          </w:hyperlink>
        </w:p>
        <w:p w14:paraId="6F16ED6A" w14:textId="77626D13" w:rsidR="00EF1C19" w:rsidRPr="00EF1C19" w:rsidRDefault="00EF1C19">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516504" w:history="1">
            <w:r w:rsidRPr="00EF1C19">
              <w:rPr>
                <w:rStyle w:val="Hyperlink"/>
                <w:b/>
                <w:bCs/>
                <w:noProof/>
                <w:sz w:val="26"/>
                <w:szCs w:val="26"/>
              </w:rPr>
              <w:t>1.2</w:t>
            </w:r>
            <w:r w:rsidRPr="00EF1C19">
              <w:rPr>
                <w:rFonts w:asciiTheme="minorHAnsi" w:eastAsiaTheme="minorEastAsia" w:hAnsiTheme="minorHAnsi" w:cstheme="minorBidi"/>
                <w:noProof/>
                <w:kern w:val="2"/>
                <w:sz w:val="26"/>
                <w:szCs w:val="26"/>
                <w14:ligatures w14:val="standardContextual"/>
              </w:rPr>
              <w:tab/>
            </w:r>
            <w:r w:rsidRPr="00EF1C19">
              <w:rPr>
                <w:rStyle w:val="Hyperlink"/>
                <w:b/>
                <w:bCs/>
                <w:noProof/>
                <w:sz w:val="26"/>
                <w:szCs w:val="26"/>
              </w:rPr>
              <w:t>Tổng quan về hệ thống</w:t>
            </w:r>
            <w:r w:rsidRPr="00EF1C19">
              <w:rPr>
                <w:noProof/>
                <w:webHidden/>
                <w:sz w:val="26"/>
                <w:szCs w:val="26"/>
              </w:rPr>
              <w:tab/>
            </w:r>
            <w:r w:rsidRPr="00EF1C19">
              <w:rPr>
                <w:noProof/>
                <w:webHidden/>
                <w:sz w:val="26"/>
                <w:szCs w:val="26"/>
              </w:rPr>
              <w:fldChar w:fldCharType="begin"/>
            </w:r>
            <w:r w:rsidRPr="00EF1C19">
              <w:rPr>
                <w:noProof/>
                <w:webHidden/>
                <w:sz w:val="26"/>
                <w:szCs w:val="26"/>
              </w:rPr>
              <w:instrText xml:space="preserve"> PAGEREF _Toc215516504 \h </w:instrText>
            </w:r>
            <w:r w:rsidRPr="00EF1C19">
              <w:rPr>
                <w:noProof/>
                <w:webHidden/>
                <w:sz w:val="26"/>
                <w:szCs w:val="26"/>
              </w:rPr>
            </w:r>
            <w:r w:rsidRPr="00EF1C19">
              <w:rPr>
                <w:noProof/>
                <w:webHidden/>
                <w:sz w:val="26"/>
                <w:szCs w:val="26"/>
              </w:rPr>
              <w:fldChar w:fldCharType="separate"/>
            </w:r>
            <w:r w:rsidR="00646A8B">
              <w:rPr>
                <w:noProof/>
                <w:webHidden/>
                <w:sz w:val="26"/>
                <w:szCs w:val="26"/>
              </w:rPr>
              <w:t>4</w:t>
            </w:r>
            <w:r w:rsidRPr="00EF1C19">
              <w:rPr>
                <w:noProof/>
                <w:webHidden/>
                <w:sz w:val="26"/>
                <w:szCs w:val="26"/>
              </w:rPr>
              <w:fldChar w:fldCharType="end"/>
            </w:r>
          </w:hyperlink>
        </w:p>
        <w:p w14:paraId="5D9EE00F" w14:textId="00C6EA38" w:rsidR="00EF1C19" w:rsidRPr="00EF1C19" w:rsidRDefault="00EF1C19">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516505" w:history="1">
            <w:r w:rsidRPr="00EF1C19">
              <w:rPr>
                <w:rStyle w:val="Hyperlink"/>
                <w:b/>
                <w:bCs/>
                <w:noProof/>
                <w:sz w:val="26"/>
                <w:szCs w:val="26"/>
              </w:rPr>
              <w:t>1.3</w:t>
            </w:r>
            <w:r w:rsidRPr="00EF1C19">
              <w:rPr>
                <w:rFonts w:asciiTheme="minorHAnsi" w:eastAsiaTheme="minorEastAsia" w:hAnsiTheme="minorHAnsi" w:cstheme="minorBidi"/>
                <w:noProof/>
                <w:kern w:val="2"/>
                <w:sz w:val="26"/>
                <w:szCs w:val="26"/>
                <w14:ligatures w14:val="standardContextual"/>
              </w:rPr>
              <w:tab/>
            </w:r>
            <w:r w:rsidRPr="00EF1C19">
              <w:rPr>
                <w:rStyle w:val="Hyperlink"/>
                <w:b/>
                <w:bCs/>
                <w:noProof/>
                <w:sz w:val="26"/>
                <w:szCs w:val="26"/>
              </w:rPr>
              <w:t>Mục tiêu của hệ thống</w:t>
            </w:r>
            <w:r w:rsidRPr="00EF1C19">
              <w:rPr>
                <w:noProof/>
                <w:webHidden/>
                <w:sz w:val="26"/>
                <w:szCs w:val="26"/>
              </w:rPr>
              <w:tab/>
            </w:r>
            <w:r w:rsidRPr="00EF1C19">
              <w:rPr>
                <w:noProof/>
                <w:webHidden/>
                <w:sz w:val="26"/>
                <w:szCs w:val="26"/>
              </w:rPr>
              <w:fldChar w:fldCharType="begin"/>
            </w:r>
            <w:r w:rsidRPr="00EF1C19">
              <w:rPr>
                <w:noProof/>
                <w:webHidden/>
                <w:sz w:val="26"/>
                <w:szCs w:val="26"/>
              </w:rPr>
              <w:instrText xml:space="preserve"> PAGEREF _Toc215516505 \h </w:instrText>
            </w:r>
            <w:r w:rsidRPr="00EF1C19">
              <w:rPr>
                <w:noProof/>
                <w:webHidden/>
                <w:sz w:val="26"/>
                <w:szCs w:val="26"/>
              </w:rPr>
            </w:r>
            <w:r w:rsidRPr="00EF1C19">
              <w:rPr>
                <w:noProof/>
                <w:webHidden/>
                <w:sz w:val="26"/>
                <w:szCs w:val="26"/>
              </w:rPr>
              <w:fldChar w:fldCharType="separate"/>
            </w:r>
            <w:r w:rsidR="00646A8B">
              <w:rPr>
                <w:noProof/>
                <w:webHidden/>
                <w:sz w:val="26"/>
                <w:szCs w:val="26"/>
              </w:rPr>
              <w:t>5</w:t>
            </w:r>
            <w:r w:rsidRPr="00EF1C19">
              <w:rPr>
                <w:noProof/>
                <w:webHidden/>
                <w:sz w:val="26"/>
                <w:szCs w:val="26"/>
              </w:rPr>
              <w:fldChar w:fldCharType="end"/>
            </w:r>
          </w:hyperlink>
        </w:p>
        <w:p w14:paraId="330696A9" w14:textId="1FF301AE" w:rsidR="00EF1C19" w:rsidRPr="00EF1C19" w:rsidRDefault="00EF1C19">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516506" w:history="1">
            <w:r w:rsidRPr="00EF1C19">
              <w:rPr>
                <w:rStyle w:val="Hyperlink"/>
                <w:b/>
                <w:bCs/>
                <w:noProof/>
                <w:sz w:val="26"/>
                <w:szCs w:val="26"/>
              </w:rPr>
              <w:t>1.4</w:t>
            </w:r>
            <w:r w:rsidRPr="00EF1C19">
              <w:rPr>
                <w:rFonts w:asciiTheme="minorHAnsi" w:eastAsiaTheme="minorEastAsia" w:hAnsiTheme="minorHAnsi" w:cstheme="minorBidi"/>
                <w:noProof/>
                <w:kern w:val="2"/>
                <w:sz w:val="26"/>
                <w:szCs w:val="26"/>
                <w14:ligatures w14:val="standardContextual"/>
              </w:rPr>
              <w:tab/>
            </w:r>
            <w:r w:rsidRPr="00EF1C19">
              <w:rPr>
                <w:rStyle w:val="Hyperlink"/>
                <w:b/>
                <w:bCs/>
                <w:noProof/>
                <w:sz w:val="26"/>
                <w:szCs w:val="26"/>
              </w:rPr>
              <w:t>Mô tả cách làm việc và đánh giá nhóm</w:t>
            </w:r>
            <w:r w:rsidRPr="00EF1C19">
              <w:rPr>
                <w:noProof/>
                <w:webHidden/>
                <w:sz w:val="26"/>
                <w:szCs w:val="26"/>
              </w:rPr>
              <w:tab/>
            </w:r>
            <w:r w:rsidRPr="00EF1C19">
              <w:rPr>
                <w:noProof/>
                <w:webHidden/>
                <w:sz w:val="26"/>
                <w:szCs w:val="26"/>
              </w:rPr>
              <w:fldChar w:fldCharType="begin"/>
            </w:r>
            <w:r w:rsidRPr="00EF1C19">
              <w:rPr>
                <w:noProof/>
                <w:webHidden/>
                <w:sz w:val="26"/>
                <w:szCs w:val="26"/>
              </w:rPr>
              <w:instrText xml:space="preserve"> PAGEREF _Toc215516506 \h </w:instrText>
            </w:r>
            <w:r w:rsidRPr="00EF1C19">
              <w:rPr>
                <w:noProof/>
                <w:webHidden/>
                <w:sz w:val="26"/>
                <w:szCs w:val="26"/>
              </w:rPr>
            </w:r>
            <w:r w:rsidRPr="00EF1C19">
              <w:rPr>
                <w:noProof/>
                <w:webHidden/>
                <w:sz w:val="26"/>
                <w:szCs w:val="26"/>
              </w:rPr>
              <w:fldChar w:fldCharType="separate"/>
            </w:r>
            <w:r w:rsidR="00646A8B">
              <w:rPr>
                <w:noProof/>
                <w:webHidden/>
                <w:sz w:val="26"/>
                <w:szCs w:val="26"/>
              </w:rPr>
              <w:t>5</w:t>
            </w:r>
            <w:r w:rsidRPr="00EF1C19">
              <w:rPr>
                <w:noProof/>
                <w:webHidden/>
                <w:sz w:val="26"/>
                <w:szCs w:val="26"/>
              </w:rPr>
              <w:fldChar w:fldCharType="end"/>
            </w:r>
          </w:hyperlink>
        </w:p>
        <w:p w14:paraId="1ECEAADC" w14:textId="794904A7" w:rsidR="00EF1C19" w:rsidRPr="00EF1C19" w:rsidRDefault="00EF1C19">
          <w:pPr>
            <w:pStyle w:val="TOC1"/>
            <w:tabs>
              <w:tab w:val="left" w:pos="720"/>
            </w:tabs>
            <w:rPr>
              <w:rFonts w:asciiTheme="minorHAnsi" w:eastAsiaTheme="minorEastAsia" w:hAnsiTheme="minorHAnsi" w:cstheme="minorBidi"/>
              <w:b w:val="0"/>
              <w:bCs w:val="0"/>
              <w:kern w:val="2"/>
              <w:sz w:val="26"/>
              <w:szCs w:val="26"/>
              <w14:ligatures w14:val="standardContextual"/>
            </w:rPr>
          </w:pPr>
          <w:hyperlink w:anchor="_Toc215516507" w:history="1">
            <w:r w:rsidRPr="00EF1C19">
              <w:rPr>
                <w:rStyle w:val="Hyperlink"/>
                <w:sz w:val="26"/>
                <w:szCs w:val="26"/>
              </w:rPr>
              <w:t>2.</w:t>
            </w:r>
            <w:r w:rsidRPr="00EF1C19">
              <w:rPr>
                <w:rFonts w:asciiTheme="minorHAnsi" w:eastAsiaTheme="minorEastAsia" w:hAnsiTheme="minorHAnsi" w:cstheme="minorBidi"/>
                <w:b w:val="0"/>
                <w:bCs w:val="0"/>
                <w:kern w:val="2"/>
                <w:sz w:val="26"/>
                <w:szCs w:val="26"/>
                <w14:ligatures w14:val="standardContextual"/>
              </w:rPr>
              <w:tab/>
            </w:r>
            <w:r w:rsidRPr="00EF1C19">
              <w:rPr>
                <w:rStyle w:val="Hyperlink"/>
                <w:sz w:val="26"/>
                <w:szCs w:val="26"/>
              </w:rPr>
              <w:t xml:space="preserve">Mô tả quy trình nghiệp vụ (Business Process) </w:t>
            </w:r>
            <w:r w:rsidRPr="00EF1C19">
              <w:rPr>
                <w:rStyle w:val="Hyperlink"/>
                <w:rFonts w:eastAsiaTheme="majorEastAsia"/>
                <w:sz w:val="26"/>
                <w:szCs w:val="26"/>
              </w:rPr>
              <w:t>&amp;</w:t>
            </w:r>
            <w:r w:rsidRPr="00EF1C19">
              <w:rPr>
                <w:rStyle w:val="Hyperlink"/>
                <w:sz w:val="26"/>
                <w:szCs w:val="26"/>
              </w:rPr>
              <w:t xml:space="preserve"> Dữ liệu</w:t>
            </w:r>
            <w:r w:rsidRPr="00EF1C19">
              <w:rPr>
                <w:webHidden/>
                <w:sz w:val="26"/>
                <w:szCs w:val="26"/>
              </w:rPr>
              <w:tab/>
            </w:r>
            <w:r w:rsidRPr="00EF1C19">
              <w:rPr>
                <w:webHidden/>
                <w:sz w:val="26"/>
                <w:szCs w:val="26"/>
              </w:rPr>
              <w:fldChar w:fldCharType="begin"/>
            </w:r>
            <w:r w:rsidRPr="00EF1C19">
              <w:rPr>
                <w:webHidden/>
                <w:sz w:val="26"/>
                <w:szCs w:val="26"/>
              </w:rPr>
              <w:instrText xml:space="preserve"> PAGEREF _Toc215516507 \h </w:instrText>
            </w:r>
            <w:r w:rsidRPr="00EF1C19">
              <w:rPr>
                <w:webHidden/>
                <w:sz w:val="26"/>
                <w:szCs w:val="26"/>
              </w:rPr>
            </w:r>
            <w:r w:rsidRPr="00EF1C19">
              <w:rPr>
                <w:webHidden/>
                <w:sz w:val="26"/>
                <w:szCs w:val="26"/>
              </w:rPr>
              <w:fldChar w:fldCharType="separate"/>
            </w:r>
            <w:r w:rsidR="00646A8B">
              <w:rPr>
                <w:webHidden/>
                <w:sz w:val="26"/>
                <w:szCs w:val="26"/>
              </w:rPr>
              <w:t>7</w:t>
            </w:r>
            <w:r w:rsidRPr="00EF1C19">
              <w:rPr>
                <w:webHidden/>
                <w:sz w:val="26"/>
                <w:szCs w:val="26"/>
              </w:rPr>
              <w:fldChar w:fldCharType="end"/>
            </w:r>
          </w:hyperlink>
        </w:p>
        <w:p w14:paraId="797D8F1D" w14:textId="3BE2867B" w:rsidR="00EF1C19" w:rsidRPr="00EF1C19" w:rsidRDefault="00EF1C19">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516508" w:history="1">
            <w:r w:rsidRPr="00EF1C19">
              <w:rPr>
                <w:rStyle w:val="Hyperlink"/>
                <w:b/>
                <w:bCs/>
                <w:noProof/>
                <w:sz w:val="26"/>
                <w:szCs w:val="26"/>
              </w:rPr>
              <w:t>2.1</w:t>
            </w:r>
            <w:r w:rsidRPr="00EF1C19">
              <w:rPr>
                <w:rFonts w:asciiTheme="minorHAnsi" w:eastAsiaTheme="minorEastAsia" w:hAnsiTheme="minorHAnsi" w:cstheme="minorBidi"/>
                <w:noProof/>
                <w:kern w:val="2"/>
                <w:sz w:val="26"/>
                <w:szCs w:val="26"/>
                <w14:ligatures w14:val="standardContextual"/>
              </w:rPr>
              <w:tab/>
            </w:r>
            <w:r w:rsidRPr="00EF1C19">
              <w:rPr>
                <w:rStyle w:val="Hyperlink"/>
                <w:b/>
                <w:bCs/>
                <w:noProof/>
                <w:sz w:val="26"/>
                <w:szCs w:val="26"/>
              </w:rPr>
              <w:t>Quy trình quản lý khách hàng</w:t>
            </w:r>
            <w:r w:rsidRPr="00EF1C19">
              <w:rPr>
                <w:noProof/>
                <w:webHidden/>
                <w:sz w:val="26"/>
                <w:szCs w:val="26"/>
              </w:rPr>
              <w:tab/>
            </w:r>
            <w:r w:rsidRPr="00EF1C19">
              <w:rPr>
                <w:noProof/>
                <w:webHidden/>
                <w:sz w:val="26"/>
                <w:szCs w:val="26"/>
              </w:rPr>
              <w:fldChar w:fldCharType="begin"/>
            </w:r>
            <w:r w:rsidRPr="00EF1C19">
              <w:rPr>
                <w:noProof/>
                <w:webHidden/>
                <w:sz w:val="26"/>
                <w:szCs w:val="26"/>
              </w:rPr>
              <w:instrText xml:space="preserve"> PAGEREF _Toc215516508 \h </w:instrText>
            </w:r>
            <w:r w:rsidRPr="00EF1C19">
              <w:rPr>
                <w:noProof/>
                <w:webHidden/>
                <w:sz w:val="26"/>
                <w:szCs w:val="26"/>
              </w:rPr>
            </w:r>
            <w:r w:rsidRPr="00EF1C19">
              <w:rPr>
                <w:noProof/>
                <w:webHidden/>
                <w:sz w:val="26"/>
                <w:szCs w:val="26"/>
              </w:rPr>
              <w:fldChar w:fldCharType="separate"/>
            </w:r>
            <w:r w:rsidR="00646A8B">
              <w:rPr>
                <w:noProof/>
                <w:webHidden/>
                <w:sz w:val="26"/>
                <w:szCs w:val="26"/>
              </w:rPr>
              <w:t>7</w:t>
            </w:r>
            <w:r w:rsidRPr="00EF1C19">
              <w:rPr>
                <w:noProof/>
                <w:webHidden/>
                <w:sz w:val="26"/>
                <w:szCs w:val="26"/>
              </w:rPr>
              <w:fldChar w:fldCharType="end"/>
            </w:r>
          </w:hyperlink>
        </w:p>
        <w:p w14:paraId="60E83987" w14:textId="57A95C49" w:rsidR="00EF1C19" w:rsidRPr="00EF1C19" w:rsidRDefault="00EF1C19">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516509" w:history="1">
            <w:r w:rsidRPr="00EF1C19">
              <w:rPr>
                <w:rStyle w:val="Hyperlink"/>
                <w:b/>
                <w:noProof/>
                <w:sz w:val="26"/>
                <w:szCs w:val="26"/>
              </w:rPr>
              <w:t>2.2</w:t>
            </w:r>
            <w:r w:rsidRPr="00EF1C19">
              <w:rPr>
                <w:rFonts w:asciiTheme="minorHAnsi" w:eastAsiaTheme="minorEastAsia" w:hAnsiTheme="minorHAnsi" w:cstheme="minorBidi"/>
                <w:noProof/>
                <w:kern w:val="2"/>
                <w:sz w:val="26"/>
                <w:szCs w:val="26"/>
                <w14:ligatures w14:val="standardContextual"/>
              </w:rPr>
              <w:tab/>
            </w:r>
            <w:r w:rsidRPr="00EF1C19">
              <w:rPr>
                <w:rStyle w:val="Hyperlink"/>
                <w:b/>
                <w:noProof/>
                <w:sz w:val="26"/>
                <w:szCs w:val="26"/>
              </w:rPr>
              <w:t>Quy trình chăm sóc thú cưng</w:t>
            </w:r>
            <w:r w:rsidRPr="00EF1C19">
              <w:rPr>
                <w:noProof/>
                <w:webHidden/>
                <w:sz w:val="26"/>
                <w:szCs w:val="26"/>
              </w:rPr>
              <w:tab/>
            </w:r>
            <w:r w:rsidRPr="00EF1C19">
              <w:rPr>
                <w:noProof/>
                <w:webHidden/>
                <w:sz w:val="26"/>
                <w:szCs w:val="26"/>
              </w:rPr>
              <w:fldChar w:fldCharType="begin"/>
            </w:r>
            <w:r w:rsidRPr="00EF1C19">
              <w:rPr>
                <w:noProof/>
                <w:webHidden/>
                <w:sz w:val="26"/>
                <w:szCs w:val="26"/>
              </w:rPr>
              <w:instrText xml:space="preserve"> PAGEREF _Toc215516509 \h </w:instrText>
            </w:r>
            <w:r w:rsidRPr="00EF1C19">
              <w:rPr>
                <w:noProof/>
                <w:webHidden/>
                <w:sz w:val="26"/>
                <w:szCs w:val="26"/>
              </w:rPr>
            </w:r>
            <w:r w:rsidRPr="00EF1C19">
              <w:rPr>
                <w:noProof/>
                <w:webHidden/>
                <w:sz w:val="26"/>
                <w:szCs w:val="26"/>
              </w:rPr>
              <w:fldChar w:fldCharType="separate"/>
            </w:r>
            <w:r w:rsidR="00646A8B">
              <w:rPr>
                <w:noProof/>
                <w:webHidden/>
                <w:sz w:val="26"/>
                <w:szCs w:val="26"/>
              </w:rPr>
              <w:t>7</w:t>
            </w:r>
            <w:r w:rsidRPr="00EF1C19">
              <w:rPr>
                <w:noProof/>
                <w:webHidden/>
                <w:sz w:val="26"/>
                <w:szCs w:val="26"/>
              </w:rPr>
              <w:fldChar w:fldCharType="end"/>
            </w:r>
          </w:hyperlink>
        </w:p>
        <w:p w14:paraId="47F3E2C2" w14:textId="7EDC13D8" w:rsidR="00EF1C19" w:rsidRPr="00EF1C19" w:rsidRDefault="00EF1C19">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516510" w:history="1">
            <w:r w:rsidRPr="00EF1C19">
              <w:rPr>
                <w:rStyle w:val="Hyperlink"/>
                <w:b/>
                <w:noProof/>
                <w:sz w:val="26"/>
                <w:szCs w:val="26"/>
              </w:rPr>
              <w:t>2.3</w:t>
            </w:r>
            <w:r w:rsidRPr="00EF1C19">
              <w:rPr>
                <w:rFonts w:asciiTheme="minorHAnsi" w:eastAsiaTheme="minorEastAsia" w:hAnsiTheme="minorHAnsi" w:cstheme="minorBidi"/>
                <w:noProof/>
                <w:kern w:val="2"/>
                <w:sz w:val="26"/>
                <w:szCs w:val="26"/>
                <w14:ligatures w14:val="standardContextual"/>
              </w:rPr>
              <w:tab/>
            </w:r>
            <w:r w:rsidRPr="00EF1C19">
              <w:rPr>
                <w:rStyle w:val="Hyperlink"/>
                <w:b/>
                <w:noProof/>
                <w:sz w:val="26"/>
                <w:szCs w:val="26"/>
              </w:rPr>
              <w:t>Quy trình khám bệnh</w:t>
            </w:r>
            <w:r w:rsidRPr="00EF1C19">
              <w:rPr>
                <w:noProof/>
                <w:webHidden/>
                <w:sz w:val="26"/>
                <w:szCs w:val="26"/>
              </w:rPr>
              <w:tab/>
            </w:r>
            <w:r w:rsidRPr="00EF1C19">
              <w:rPr>
                <w:noProof/>
                <w:webHidden/>
                <w:sz w:val="26"/>
                <w:szCs w:val="26"/>
              </w:rPr>
              <w:fldChar w:fldCharType="begin"/>
            </w:r>
            <w:r w:rsidRPr="00EF1C19">
              <w:rPr>
                <w:noProof/>
                <w:webHidden/>
                <w:sz w:val="26"/>
                <w:szCs w:val="26"/>
              </w:rPr>
              <w:instrText xml:space="preserve"> PAGEREF _Toc215516510 \h </w:instrText>
            </w:r>
            <w:r w:rsidRPr="00EF1C19">
              <w:rPr>
                <w:noProof/>
                <w:webHidden/>
                <w:sz w:val="26"/>
                <w:szCs w:val="26"/>
              </w:rPr>
            </w:r>
            <w:r w:rsidRPr="00EF1C19">
              <w:rPr>
                <w:noProof/>
                <w:webHidden/>
                <w:sz w:val="26"/>
                <w:szCs w:val="26"/>
              </w:rPr>
              <w:fldChar w:fldCharType="separate"/>
            </w:r>
            <w:r w:rsidR="00646A8B">
              <w:rPr>
                <w:noProof/>
                <w:webHidden/>
                <w:sz w:val="26"/>
                <w:szCs w:val="26"/>
              </w:rPr>
              <w:t>7</w:t>
            </w:r>
            <w:r w:rsidRPr="00EF1C19">
              <w:rPr>
                <w:noProof/>
                <w:webHidden/>
                <w:sz w:val="26"/>
                <w:szCs w:val="26"/>
              </w:rPr>
              <w:fldChar w:fldCharType="end"/>
            </w:r>
          </w:hyperlink>
        </w:p>
        <w:p w14:paraId="724F09D6" w14:textId="78B265DE" w:rsidR="00EF1C19" w:rsidRPr="00EF1C19" w:rsidRDefault="00EF1C19">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516511" w:history="1">
            <w:r w:rsidRPr="00EF1C19">
              <w:rPr>
                <w:rStyle w:val="Hyperlink"/>
                <w:b/>
                <w:noProof/>
                <w:sz w:val="26"/>
                <w:szCs w:val="26"/>
              </w:rPr>
              <w:t>2.4</w:t>
            </w:r>
            <w:r w:rsidRPr="00EF1C19">
              <w:rPr>
                <w:rFonts w:asciiTheme="minorHAnsi" w:eastAsiaTheme="minorEastAsia" w:hAnsiTheme="minorHAnsi" w:cstheme="minorBidi"/>
                <w:noProof/>
                <w:kern w:val="2"/>
                <w:sz w:val="26"/>
                <w:szCs w:val="26"/>
                <w14:ligatures w14:val="standardContextual"/>
              </w:rPr>
              <w:tab/>
            </w:r>
            <w:r w:rsidRPr="00EF1C19">
              <w:rPr>
                <w:rStyle w:val="Hyperlink"/>
                <w:b/>
                <w:noProof/>
                <w:sz w:val="26"/>
                <w:szCs w:val="26"/>
              </w:rPr>
              <w:t>Quy trình tiêm phòng</w:t>
            </w:r>
            <w:r w:rsidRPr="00EF1C19">
              <w:rPr>
                <w:noProof/>
                <w:webHidden/>
                <w:sz w:val="26"/>
                <w:szCs w:val="26"/>
              </w:rPr>
              <w:tab/>
            </w:r>
            <w:r w:rsidRPr="00EF1C19">
              <w:rPr>
                <w:noProof/>
                <w:webHidden/>
                <w:sz w:val="26"/>
                <w:szCs w:val="26"/>
              </w:rPr>
              <w:fldChar w:fldCharType="begin"/>
            </w:r>
            <w:r w:rsidRPr="00EF1C19">
              <w:rPr>
                <w:noProof/>
                <w:webHidden/>
                <w:sz w:val="26"/>
                <w:szCs w:val="26"/>
              </w:rPr>
              <w:instrText xml:space="preserve"> PAGEREF _Toc215516511 \h </w:instrText>
            </w:r>
            <w:r w:rsidRPr="00EF1C19">
              <w:rPr>
                <w:noProof/>
                <w:webHidden/>
                <w:sz w:val="26"/>
                <w:szCs w:val="26"/>
              </w:rPr>
            </w:r>
            <w:r w:rsidRPr="00EF1C19">
              <w:rPr>
                <w:noProof/>
                <w:webHidden/>
                <w:sz w:val="26"/>
                <w:szCs w:val="26"/>
              </w:rPr>
              <w:fldChar w:fldCharType="separate"/>
            </w:r>
            <w:r w:rsidR="00646A8B">
              <w:rPr>
                <w:noProof/>
                <w:webHidden/>
                <w:sz w:val="26"/>
                <w:szCs w:val="26"/>
              </w:rPr>
              <w:t>7</w:t>
            </w:r>
            <w:r w:rsidRPr="00EF1C19">
              <w:rPr>
                <w:noProof/>
                <w:webHidden/>
                <w:sz w:val="26"/>
                <w:szCs w:val="26"/>
              </w:rPr>
              <w:fldChar w:fldCharType="end"/>
            </w:r>
          </w:hyperlink>
        </w:p>
        <w:p w14:paraId="5D393D05" w14:textId="29218720" w:rsidR="00EF1C19" w:rsidRPr="00EF1C19" w:rsidRDefault="00EF1C19">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516512" w:history="1">
            <w:r w:rsidRPr="00EF1C19">
              <w:rPr>
                <w:rStyle w:val="Hyperlink"/>
                <w:b/>
                <w:noProof/>
                <w:sz w:val="26"/>
                <w:szCs w:val="26"/>
              </w:rPr>
              <w:t>2.5</w:t>
            </w:r>
            <w:r w:rsidRPr="00EF1C19">
              <w:rPr>
                <w:rFonts w:asciiTheme="minorHAnsi" w:eastAsiaTheme="minorEastAsia" w:hAnsiTheme="minorHAnsi" w:cstheme="minorBidi"/>
                <w:noProof/>
                <w:kern w:val="2"/>
                <w:sz w:val="26"/>
                <w:szCs w:val="26"/>
                <w14:ligatures w14:val="standardContextual"/>
              </w:rPr>
              <w:tab/>
            </w:r>
            <w:r w:rsidRPr="00EF1C19">
              <w:rPr>
                <w:rStyle w:val="Hyperlink"/>
                <w:b/>
                <w:noProof/>
                <w:sz w:val="26"/>
                <w:szCs w:val="26"/>
              </w:rPr>
              <w:t>Quy trình bán hàng &amp; thanh toán</w:t>
            </w:r>
            <w:r w:rsidRPr="00EF1C19">
              <w:rPr>
                <w:noProof/>
                <w:webHidden/>
                <w:sz w:val="26"/>
                <w:szCs w:val="26"/>
              </w:rPr>
              <w:tab/>
            </w:r>
            <w:r w:rsidRPr="00EF1C19">
              <w:rPr>
                <w:noProof/>
                <w:webHidden/>
                <w:sz w:val="26"/>
                <w:szCs w:val="26"/>
              </w:rPr>
              <w:fldChar w:fldCharType="begin"/>
            </w:r>
            <w:r w:rsidRPr="00EF1C19">
              <w:rPr>
                <w:noProof/>
                <w:webHidden/>
                <w:sz w:val="26"/>
                <w:szCs w:val="26"/>
              </w:rPr>
              <w:instrText xml:space="preserve"> PAGEREF _Toc215516512 \h </w:instrText>
            </w:r>
            <w:r w:rsidRPr="00EF1C19">
              <w:rPr>
                <w:noProof/>
                <w:webHidden/>
                <w:sz w:val="26"/>
                <w:szCs w:val="26"/>
              </w:rPr>
            </w:r>
            <w:r w:rsidRPr="00EF1C19">
              <w:rPr>
                <w:noProof/>
                <w:webHidden/>
                <w:sz w:val="26"/>
                <w:szCs w:val="26"/>
              </w:rPr>
              <w:fldChar w:fldCharType="separate"/>
            </w:r>
            <w:r w:rsidR="00646A8B">
              <w:rPr>
                <w:noProof/>
                <w:webHidden/>
                <w:sz w:val="26"/>
                <w:szCs w:val="26"/>
              </w:rPr>
              <w:t>7</w:t>
            </w:r>
            <w:r w:rsidRPr="00EF1C19">
              <w:rPr>
                <w:noProof/>
                <w:webHidden/>
                <w:sz w:val="26"/>
                <w:szCs w:val="26"/>
              </w:rPr>
              <w:fldChar w:fldCharType="end"/>
            </w:r>
          </w:hyperlink>
        </w:p>
        <w:p w14:paraId="77E6C068" w14:textId="4FBF480C" w:rsidR="00EF1C19" w:rsidRPr="00EF1C19" w:rsidRDefault="00EF1C19">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516513" w:history="1">
            <w:r w:rsidRPr="00EF1C19">
              <w:rPr>
                <w:rStyle w:val="Hyperlink"/>
                <w:b/>
                <w:noProof/>
                <w:sz w:val="26"/>
                <w:szCs w:val="26"/>
              </w:rPr>
              <w:t>2.6</w:t>
            </w:r>
            <w:r w:rsidRPr="00EF1C19">
              <w:rPr>
                <w:rFonts w:asciiTheme="minorHAnsi" w:eastAsiaTheme="minorEastAsia" w:hAnsiTheme="minorHAnsi" w:cstheme="minorBidi"/>
                <w:noProof/>
                <w:kern w:val="2"/>
                <w:sz w:val="26"/>
                <w:szCs w:val="26"/>
                <w14:ligatures w14:val="standardContextual"/>
              </w:rPr>
              <w:tab/>
            </w:r>
            <w:r w:rsidRPr="00EF1C19">
              <w:rPr>
                <w:rStyle w:val="Hyperlink"/>
                <w:b/>
                <w:noProof/>
                <w:sz w:val="26"/>
                <w:szCs w:val="26"/>
              </w:rPr>
              <w:t>Quy trình quản lý chi nhánh</w:t>
            </w:r>
            <w:r w:rsidRPr="00EF1C19">
              <w:rPr>
                <w:noProof/>
                <w:webHidden/>
                <w:sz w:val="26"/>
                <w:szCs w:val="26"/>
              </w:rPr>
              <w:tab/>
            </w:r>
            <w:r w:rsidRPr="00EF1C19">
              <w:rPr>
                <w:noProof/>
                <w:webHidden/>
                <w:sz w:val="26"/>
                <w:szCs w:val="26"/>
              </w:rPr>
              <w:fldChar w:fldCharType="begin"/>
            </w:r>
            <w:r w:rsidRPr="00EF1C19">
              <w:rPr>
                <w:noProof/>
                <w:webHidden/>
                <w:sz w:val="26"/>
                <w:szCs w:val="26"/>
              </w:rPr>
              <w:instrText xml:space="preserve"> PAGEREF _Toc215516513 \h </w:instrText>
            </w:r>
            <w:r w:rsidRPr="00EF1C19">
              <w:rPr>
                <w:noProof/>
                <w:webHidden/>
                <w:sz w:val="26"/>
                <w:szCs w:val="26"/>
              </w:rPr>
            </w:r>
            <w:r w:rsidRPr="00EF1C19">
              <w:rPr>
                <w:noProof/>
                <w:webHidden/>
                <w:sz w:val="26"/>
                <w:szCs w:val="26"/>
              </w:rPr>
              <w:fldChar w:fldCharType="separate"/>
            </w:r>
            <w:r w:rsidR="00646A8B">
              <w:rPr>
                <w:noProof/>
                <w:webHidden/>
                <w:sz w:val="26"/>
                <w:szCs w:val="26"/>
              </w:rPr>
              <w:t>7</w:t>
            </w:r>
            <w:r w:rsidRPr="00EF1C19">
              <w:rPr>
                <w:noProof/>
                <w:webHidden/>
                <w:sz w:val="26"/>
                <w:szCs w:val="26"/>
              </w:rPr>
              <w:fldChar w:fldCharType="end"/>
            </w:r>
          </w:hyperlink>
        </w:p>
        <w:p w14:paraId="6A703C95" w14:textId="284898E0" w:rsidR="00EF1C19" w:rsidRPr="00EF1C19" w:rsidRDefault="00EF1C19">
          <w:pPr>
            <w:pStyle w:val="TOC1"/>
            <w:tabs>
              <w:tab w:val="left" w:pos="720"/>
            </w:tabs>
            <w:rPr>
              <w:rFonts w:asciiTheme="minorHAnsi" w:eastAsiaTheme="minorEastAsia" w:hAnsiTheme="minorHAnsi" w:cstheme="minorBidi"/>
              <w:b w:val="0"/>
              <w:bCs w:val="0"/>
              <w:kern w:val="2"/>
              <w:sz w:val="26"/>
              <w:szCs w:val="26"/>
              <w14:ligatures w14:val="standardContextual"/>
            </w:rPr>
          </w:pPr>
          <w:hyperlink w:anchor="_Toc215516514" w:history="1">
            <w:r w:rsidRPr="00EF1C19">
              <w:rPr>
                <w:rStyle w:val="Hyperlink"/>
                <w:sz w:val="26"/>
                <w:szCs w:val="26"/>
              </w:rPr>
              <w:t>3.</w:t>
            </w:r>
            <w:r w:rsidRPr="00EF1C19">
              <w:rPr>
                <w:rFonts w:asciiTheme="minorHAnsi" w:eastAsiaTheme="minorEastAsia" w:hAnsiTheme="minorHAnsi" w:cstheme="minorBidi"/>
                <w:b w:val="0"/>
                <w:bCs w:val="0"/>
                <w:kern w:val="2"/>
                <w:sz w:val="26"/>
                <w:szCs w:val="26"/>
                <w14:ligatures w14:val="standardContextual"/>
              </w:rPr>
              <w:tab/>
            </w:r>
            <w:r w:rsidRPr="00EF1C19">
              <w:rPr>
                <w:rStyle w:val="Hyperlink"/>
                <w:sz w:val="26"/>
                <w:szCs w:val="26"/>
              </w:rPr>
              <w:t>Mô tả dữ liệu</w:t>
            </w:r>
            <w:r w:rsidRPr="00EF1C19">
              <w:rPr>
                <w:webHidden/>
                <w:sz w:val="26"/>
                <w:szCs w:val="26"/>
              </w:rPr>
              <w:tab/>
            </w:r>
            <w:r w:rsidRPr="00EF1C19">
              <w:rPr>
                <w:webHidden/>
                <w:sz w:val="26"/>
                <w:szCs w:val="26"/>
              </w:rPr>
              <w:fldChar w:fldCharType="begin"/>
            </w:r>
            <w:r w:rsidRPr="00EF1C19">
              <w:rPr>
                <w:webHidden/>
                <w:sz w:val="26"/>
                <w:szCs w:val="26"/>
              </w:rPr>
              <w:instrText xml:space="preserve"> PAGEREF _Toc215516514 \h </w:instrText>
            </w:r>
            <w:r w:rsidRPr="00EF1C19">
              <w:rPr>
                <w:webHidden/>
                <w:sz w:val="26"/>
                <w:szCs w:val="26"/>
              </w:rPr>
            </w:r>
            <w:r w:rsidRPr="00EF1C19">
              <w:rPr>
                <w:webHidden/>
                <w:sz w:val="26"/>
                <w:szCs w:val="26"/>
              </w:rPr>
              <w:fldChar w:fldCharType="separate"/>
            </w:r>
            <w:r w:rsidR="00646A8B">
              <w:rPr>
                <w:webHidden/>
                <w:sz w:val="26"/>
                <w:szCs w:val="26"/>
              </w:rPr>
              <w:t>8</w:t>
            </w:r>
            <w:r w:rsidRPr="00EF1C19">
              <w:rPr>
                <w:webHidden/>
                <w:sz w:val="26"/>
                <w:szCs w:val="26"/>
              </w:rPr>
              <w:fldChar w:fldCharType="end"/>
            </w:r>
          </w:hyperlink>
        </w:p>
        <w:p w14:paraId="6ED1020F" w14:textId="7D4266B9" w:rsidR="00EF1C19" w:rsidRPr="00EF1C19" w:rsidRDefault="00EF1C19">
          <w:pPr>
            <w:pStyle w:val="TOC1"/>
            <w:tabs>
              <w:tab w:val="left" w:pos="720"/>
            </w:tabs>
            <w:rPr>
              <w:rFonts w:asciiTheme="minorHAnsi" w:eastAsiaTheme="minorEastAsia" w:hAnsiTheme="minorHAnsi" w:cstheme="minorBidi"/>
              <w:b w:val="0"/>
              <w:bCs w:val="0"/>
              <w:kern w:val="2"/>
              <w:sz w:val="26"/>
              <w:szCs w:val="26"/>
              <w14:ligatures w14:val="standardContextual"/>
            </w:rPr>
          </w:pPr>
          <w:hyperlink w:anchor="_Toc215516515" w:history="1">
            <w:r w:rsidRPr="00EF1C19">
              <w:rPr>
                <w:rStyle w:val="Hyperlink"/>
                <w:sz w:val="26"/>
                <w:szCs w:val="26"/>
              </w:rPr>
              <w:t>4.</w:t>
            </w:r>
            <w:r w:rsidRPr="00EF1C19">
              <w:rPr>
                <w:rFonts w:asciiTheme="minorHAnsi" w:eastAsiaTheme="minorEastAsia" w:hAnsiTheme="minorHAnsi" w:cstheme="minorBidi"/>
                <w:b w:val="0"/>
                <w:bCs w:val="0"/>
                <w:kern w:val="2"/>
                <w:sz w:val="26"/>
                <w:szCs w:val="26"/>
                <w14:ligatures w14:val="standardContextual"/>
              </w:rPr>
              <w:tab/>
            </w:r>
            <w:r w:rsidRPr="00EF1C19">
              <w:rPr>
                <w:rStyle w:val="Hyperlink"/>
                <w:sz w:val="26"/>
                <w:szCs w:val="26"/>
              </w:rPr>
              <w:t>Danh sách chức năng + tần suất giao dịch</w:t>
            </w:r>
            <w:r w:rsidRPr="00EF1C19">
              <w:rPr>
                <w:webHidden/>
                <w:sz w:val="26"/>
                <w:szCs w:val="26"/>
              </w:rPr>
              <w:tab/>
            </w:r>
            <w:r w:rsidRPr="00EF1C19">
              <w:rPr>
                <w:webHidden/>
                <w:sz w:val="26"/>
                <w:szCs w:val="26"/>
              </w:rPr>
              <w:fldChar w:fldCharType="begin"/>
            </w:r>
            <w:r w:rsidRPr="00EF1C19">
              <w:rPr>
                <w:webHidden/>
                <w:sz w:val="26"/>
                <w:szCs w:val="26"/>
              </w:rPr>
              <w:instrText xml:space="preserve"> PAGEREF _Toc215516515 \h </w:instrText>
            </w:r>
            <w:r w:rsidRPr="00EF1C19">
              <w:rPr>
                <w:webHidden/>
                <w:sz w:val="26"/>
                <w:szCs w:val="26"/>
              </w:rPr>
            </w:r>
            <w:r w:rsidRPr="00EF1C19">
              <w:rPr>
                <w:webHidden/>
                <w:sz w:val="26"/>
                <w:szCs w:val="26"/>
              </w:rPr>
              <w:fldChar w:fldCharType="separate"/>
            </w:r>
            <w:r w:rsidR="00646A8B">
              <w:rPr>
                <w:webHidden/>
                <w:sz w:val="26"/>
                <w:szCs w:val="26"/>
              </w:rPr>
              <w:t>8</w:t>
            </w:r>
            <w:r w:rsidRPr="00EF1C19">
              <w:rPr>
                <w:webHidden/>
                <w:sz w:val="26"/>
                <w:szCs w:val="26"/>
              </w:rPr>
              <w:fldChar w:fldCharType="end"/>
            </w:r>
          </w:hyperlink>
        </w:p>
        <w:p w14:paraId="6348E2CC" w14:textId="7AABB176" w:rsidR="00EF1C19" w:rsidRPr="00EF1C19" w:rsidRDefault="00EF1C19">
          <w:pPr>
            <w:pStyle w:val="TOC1"/>
            <w:tabs>
              <w:tab w:val="left" w:pos="720"/>
            </w:tabs>
            <w:rPr>
              <w:rFonts w:asciiTheme="minorHAnsi" w:eastAsiaTheme="minorEastAsia" w:hAnsiTheme="minorHAnsi" w:cstheme="minorBidi"/>
              <w:b w:val="0"/>
              <w:bCs w:val="0"/>
              <w:kern w:val="2"/>
              <w:sz w:val="26"/>
              <w:szCs w:val="26"/>
              <w14:ligatures w14:val="standardContextual"/>
            </w:rPr>
          </w:pPr>
          <w:hyperlink w:anchor="_Toc215516516" w:history="1">
            <w:r w:rsidRPr="00EF1C19">
              <w:rPr>
                <w:rStyle w:val="Hyperlink"/>
                <w:sz w:val="26"/>
                <w:szCs w:val="26"/>
              </w:rPr>
              <w:t>5.</w:t>
            </w:r>
            <w:r w:rsidRPr="00EF1C19">
              <w:rPr>
                <w:rFonts w:asciiTheme="minorHAnsi" w:eastAsiaTheme="minorEastAsia" w:hAnsiTheme="minorHAnsi" w:cstheme="minorBidi"/>
                <w:b w:val="0"/>
                <w:bCs w:val="0"/>
                <w:kern w:val="2"/>
                <w:sz w:val="26"/>
                <w:szCs w:val="26"/>
                <w14:ligatures w14:val="standardContextual"/>
              </w:rPr>
              <w:tab/>
            </w:r>
            <w:r w:rsidRPr="00EF1C19">
              <w:rPr>
                <w:rStyle w:val="Hyperlink"/>
                <w:sz w:val="26"/>
                <w:szCs w:val="26"/>
              </w:rPr>
              <w:t>Thiết kế dữ liệu mức quan niệm</w:t>
            </w:r>
            <w:r w:rsidRPr="00EF1C19">
              <w:rPr>
                <w:webHidden/>
                <w:sz w:val="26"/>
                <w:szCs w:val="26"/>
              </w:rPr>
              <w:tab/>
            </w:r>
            <w:r w:rsidRPr="00EF1C19">
              <w:rPr>
                <w:webHidden/>
                <w:sz w:val="26"/>
                <w:szCs w:val="26"/>
              </w:rPr>
              <w:fldChar w:fldCharType="begin"/>
            </w:r>
            <w:r w:rsidRPr="00EF1C19">
              <w:rPr>
                <w:webHidden/>
                <w:sz w:val="26"/>
                <w:szCs w:val="26"/>
              </w:rPr>
              <w:instrText xml:space="preserve"> PAGEREF _Toc215516516 \h </w:instrText>
            </w:r>
            <w:r w:rsidRPr="00EF1C19">
              <w:rPr>
                <w:webHidden/>
                <w:sz w:val="26"/>
                <w:szCs w:val="26"/>
              </w:rPr>
            </w:r>
            <w:r w:rsidRPr="00EF1C19">
              <w:rPr>
                <w:webHidden/>
                <w:sz w:val="26"/>
                <w:szCs w:val="26"/>
              </w:rPr>
              <w:fldChar w:fldCharType="separate"/>
            </w:r>
            <w:r w:rsidR="00646A8B">
              <w:rPr>
                <w:webHidden/>
                <w:sz w:val="26"/>
                <w:szCs w:val="26"/>
              </w:rPr>
              <w:t>9</w:t>
            </w:r>
            <w:r w:rsidRPr="00EF1C19">
              <w:rPr>
                <w:webHidden/>
                <w:sz w:val="26"/>
                <w:szCs w:val="26"/>
              </w:rPr>
              <w:fldChar w:fldCharType="end"/>
            </w:r>
          </w:hyperlink>
        </w:p>
        <w:p w14:paraId="7E3194EE" w14:textId="2242EBF7" w:rsidR="00EF1C19" w:rsidRPr="00EF1C19" w:rsidRDefault="00EF1C19">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516517" w:history="1">
            <w:r w:rsidRPr="00EF1C19">
              <w:rPr>
                <w:rStyle w:val="Hyperlink"/>
                <w:b/>
                <w:bCs/>
                <w:noProof/>
                <w:sz w:val="26"/>
                <w:szCs w:val="26"/>
              </w:rPr>
              <w:t>5.1</w:t>
            </w:r>
            <w:r w:rsidRPr="00EF1C19">
              <w:rPr>
                <w:rFonts w:asciiTheme="minorHAnsi" w:eastAsiaTheme="minorEastAsia" w:hAnsiTheme="minorHAnsi" w:cstheme="minorBidi"/>
                <w:noProof/>
                <w:kern w:val="2"/>
                <w:sz w:val="26"/>
                <w:szCs w:val="26"/>
                <w14:ligatures w14:val="standardContextual"/>
              </w:rPr>
              <w:tab/>
            </w:r>
            <w:r w:rsidRPr="00EF1C19">
              <w:rPr>
                <w:rStyle w:val="Hyperlink"/>
                <w:b/>
                <w:bCs/>
                <w:noProof/>
                <w:sz w:val="26"/>
                <w:szCs w:val="26"/>
              </w:rPr>
              <w:t>Business Rules (Ràng buộc nghiệp vụ)</w:t>
            </w:r>
            <w:r w:rsidRPr="00EF1C19">
              <w:rPr>
                <w:noProof/>
                <w:webHidden/>
                <w:sz w:val="26"/>
                <w:szCs w:val="26"/>
              </w:rPr>
              <w:tab/>
            </w:r>
            <w:r w:rsidRPr="00EF1C19">
              <w:rPr>
                <w:noProof/>
                <w:webHidden/>
                <w:sz w:val="26"/>
                <w:szCs w:val="26"/>
              </w:rPr>
              <w:fldChar w:fldCharType="begin"/>
            </w:r>
            <w:r w:rsidRPr="00EF1C19">
              <w:rPr>
                <w:noProof/>
                <w:webHidden/>
                <w:sz w:val="26"/>
                <w:szCs w:val="26"/>
              </w:rPr>
              <w:instrText xml:space="preserve"> PAGEREF _Toc215516517 \h </w:instrText>
            </w:r>
            <w:r w:rsidRPr="00EF1C19">
              <w:rPr>
                <w:noProof/>
                <w:webHidden/>
                <w:sz w:val="26"/>
                <w:szCs w:val="26"/>
              </w:rPr>
            </w:r>
            <w:r w:rsidRPr="00EF1C19">
              <w:rPr>
                <w:noProof/>
                <w:webHidden/>
                <w:sz w:val="26"/>
                <w:szCs w:val="26"/>
              </w:rPr>
              <w:fldChar w:fldCharType="separate"/>
            </w:r>
            <w:r w:rsidR="00646A8B">
              <w:rPr>
                <w:noProof/>
                <w:webHidden/>
                <w:sz w:val="26"/>
                <w:szCs w:val="26"/>
              </w:rPr>
              <w:t>9</w:t>
            </w:r>
            <w:r w:rsidRPr="00EF1C19">
              <w:rPr>
                <w:noProof/>
                <w:webHidden/>
                <w:sz w:val="26"/>
                <w:szCs w:val="26"/>
              </w:rPr>
              <w:fldChar w:fldCharType="end"/>
            </w:r>
          </w:hyperlink>
        </w:p>
        <w:p w14:paraId="4F2B7315" w14:textId="01409674" w:rsidR="00EF1C19" w:rsidRPr="00EF1C19" w:rsidRDefault="00EF1C19">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516518" w:history="1">
            <w:r w:rsidRPr="00EF1C19">
              <w:rPr>
                <w:rStyle w:val="Hyperlink"/>
                <w:b/>
                <w:bCs/>
                <w:noProof/>
                <w:sz w:val="26"/>
                <w:szCs w:val="26"/>
              </w:rPr>
              <w:t>5.2</w:t>
            </w:r>
            <w:r w:rsidRPr="00EF1C19">
              <w:rPr>
                <w:rFonts w:asciiTheme="minorHAnsi" w:eastAsiaTheme="minorEastAsia" w:hAnsiTheme="minorHAnsi" w:cstheme="minorBidi"/>
                <w:noProof/>
                <w:kern w:val="2"/>
                <w:sz w:val="26"/>
                <w:szCs w:val="26"/>
                <w14:ligatures w14:val="standardContextual"/>
              </w:rPr>
              <w:tab/>
            </w:r>
            <w:r w:rsidRPr="00EF1C19">
              <w:rPr>
                <w:rStyle w:val="Hyperlink"/>
                <w:b/>
                <w:bCs/>
                <w:noProof/>
                <w:sz w:val="26"/>
                <w:szCs w:val="26"/>
              </w:rPr>
              <w:t>Các thực thể</w:t>
            </w:r>
            <w:r w:rsidRPr="00EF1C19">
              <w:rPr>
                <w:noProof/>
                <w:webHidden/>
                <w:sz w:val="26"/>
                <w:szCs w:val="26"/>
              </w:rPr>
              <w:tab/>
            </w:r>
            <w:r w:rsidRPr="00EF1C19">
              <w:rPr>
                <w:noProof/>
                <w:webHidden/>
                <w:sz w:val="26"/>
                <w:szCs w:val="26"/>
              </w:rPr>
              <w:fldChar w:fldCharType="begin"/>
            </w:r>
            <w:r w:rsidRPr="00EF1C19">
              <w:rPr>
                <w:noProof/>
                <w:webHidden/>
                <w:sz w:val="26"/>
                <w:szCs w:val="26"/>
              </w:rPr>
              <w:instrText xml:space="preserve"> PAGEREF _Toc215516518 \h </w:instrText>
            </w:r>
            <w:r w:rsidRPr="00EF1C19">
              <w:rPr>
                <w:noProof/>
                <w:webHidden/>
                <w:sz w:val="26"/>
                <w:szCs w:val="26"/>
              </w:rPr>
            </w:r>
            <w:r w:rsidRPr="00EF1C19">
              <w:rPr>
                <w:noProof/>
                <w:webHidden/>
                <w:sz w:val="26"/>
                <w:szCs w:val="26"/>
              </w:rPr>
              <w:fldChar w:fldCharType="separate"/>
            </w:r>
            <w:r w:rsidR="00646A8B">
              <w:rPr>
                <w:noProof/>
                <w:webHidden/>
                <w:sz w:val="26"/>
                <w:szCs w:val="26"/>
              </w:rPr>
              <w:t>10</w:t>
            </w:r>
            <w:r w:rsidRPr="00EF1C19">
              <w:rPr>
                <w:noProof/>
                <w:webHidden/>
                <w:sz w:val="26"/>
                <w:szCs w:val="26"/>
              </w:rPr>
              <w:fldChar w:fldCharType="end"/>
            </w:r>
          </w:hyperlink>
        </w:p>
        <w:p w14:paraId="50EAD9F3" w14:textId="024D52EF" w:rsidR="00EF1C19" w:rsidRPr="00EF1C19" w:rsidRDefault="00EF1C19">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516519" w:history="1">
            <w:r w:rsidRPr="00EF1C19">
              <w:rPr>
                <w:rStyle w:val="Hyperlink"/>
                <w:b/>
                <w:bCs/>
                <w:noProof/>
                <w:sz w:val="26"/>
                <w:szCs w:val="26"/>
              </w:rPr>
              <w:t>5.3</w:t>
            </w:r>
            <w:r w:rsidRPr="00EF1C19">
              <w:rPr>
                <w:rFonts w:asciiTheme="minorHAnsi" w:eastAsiaTheme="minorEastAsia" w:hAnsiTheme="minorHAnsi" w:cstheme="minorBidi"/>
                <w:noProof/>
                <w:kern w:val="2"/>
                <w:sz w:val="26"/>
                <w:szCs w:val="26"/>
                <w14:ligatures w14:val="standardContextual"/>
              </w:rPr>
              <w:tab/>
            </w:r>
            <w:r w:rsidRPr="00EF1C19">
              <w:rPr>
                <w:rStyle w:val="Hyperlink"/>
                <w:b/>
                <w:bCs/>
                <w:noProof/>
                <w:sz w:val="26"/>
                <w:szCs w:val="26"/>
              </w:rPr>
              <w:t>Mô hình ER</w:t>
            </w:r>
            <w:r w:rsidRPr="00EF1C19">
              <w:rPr>
                <w:noProof/>
                <w:webHidden/>
                <w:sz w:val="26"/>
                <w:szCs w:val="26"/>
              </w:rPr>
              <w:tab/>
            </w:r>
            <w:r w:rsidRPr="00EF1C19">
              <w:rPr>
                <w:noProof/>
                <w:webHidden/>
                <w:sz w:val="26"/>
                <w:szCs w:val="26"/>
              </w:rPr>
              <w:fldChar w:fldCharType="begin"/>
            </w:r>
            <w:r w:rsidRPr="00EF1C19">
              <w:rPr>
                <w:noProof/>
                <w:webHidden/>
                <w:sz w:val="26"/>
                <w:szCs w:val="26"/>
              </w:rPr>
              <w:instrText xml:space="preserve"> PAGEREF _Toc215516519 \h </w:instrText>
            </w:r>
            <w:r w:rsidRPr="00EF1C19">
              <w:rPr>
                <w:noProof/>
                <w:webHidden/>
                <w:sz w:val="26"/>
                <w:szCs w:val="26"/>
              </w:rPr>
            </w:r>
            <w:r w:rsidRPr="00EF1C19">
              <w:rPr>
                <w:noProof/>
                <w:webHidden/>
                <w:sz w:val="26"/>
                <w:szCs w:val="26"/>
              </w:rPr>
              <w:fldChar w:fldCharType="separate"/>
            </w:r>
            <w:r w:rsidR="00646A8B">
              <w:rPr>
                <w:noProof/>
                <w:webHidden/>
                <w:sz w:val="26"/>
                <w:szCs w:val="26"/>
              </w:rPr>
              <w:t>11</w:t>
            </w:r>
            <w:r w:rsidRPr="00EF1C19">
              <w:rPr>
                <w:noProof/>
                <w:webHidden/>
                <w:sz w:val="26"/>
                <w:szCs w:val="26"/>
              </w:rPr>
              <w:fldChar w:fldCharType="end"/>
            </w:r>
          </w:hyperlink>
        </w:p>
        <w:p w14:paraId="5CB819A4" w14:textId="43CD27D9" w:rsidR="00EF1C19" w:rsidRPr="00EF1C19" w:rsidRDefault="00EF1C19">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516520" w:history="1">
            <w:r w:rsidRPr="00EF1C19">
              <w:rPr>
                <w:rStyle w:val="Hyperlink"/>
                <w:b/>
                <w:bCs/>
                <w:noProof/>
                <w:sz w:val="26"/>
                <w:szCs w:val="26"/>
              </w:rPr>
              <w:t>5.4</w:t>
            </w:r>
            <w:r w:rsidRPr="00EF1C19">
              <w:rPr>
                <w:rFonts w:asciiTheme="minorHAnsi" w:eastAsiaTheme="minorEastAsia" w:hAnsiTheme="minorHAnsi" w:cstheme="minorBidi"/>
                <w:noProof/>
                <w:kern w:val="2"/>
                <w:sz w:val="26"/>
                <w:szCs w:val="26"/>
                <w14:ligatures w14:val="standardContextual"/>
              </w:rPr>
              <w:tab/>
            </w:r>
            <w:r w:rsidRPr="00EF1C19">
              <w:rPr>
                <w:rStyle w:val="Hyperlink"/>
                <w:b/>
                <w:bCs/>
                <w:noProof/>
                <w:sz w:val="26"/>
                <w:szCs w:val="26"/>
              </w:rPr>
              <w:t>Quan hệ giữa các thực thể</w:t>
            </w:r>
            <w:r w:rsidRPr="00EF1C19">
              <w:rPr>
                <w:noProof/>
                <w:webHidden/>
                <w:sz w:val="26"/>
                <w:szCs w:val="26"/>
              </w:rPr>
              <w:tab/>
            </w:r>
            <w:r w:rsidRPr="00EF1C19">
              <w:rPr>
                <w:noProof/>
                <w:webHidden/>
                <w:sz w:val="26"/>
                <w:szCs w:val="26"/>
              </w:rPr>
              <w:fldChar w:fldCharType="begin"/>
            </w:r>
            <w:r w:rsidRPr="00EF1C19">
              <w:rPr>
                <w:noProof/>
                <w:webHidden/>
                <w:sz w:val="26"/>
                <w:szCs w:val="26"/>
              </w:rPr>
              <w:instrText xml:space="preserve"> PAGEREF _Toc215516520 \h </w:instrText>
            </w:r>
            <w:r w:rsidRPr="00EF1C19">
              <w:rPr>
                <w:noProof/>
                <w:webHidden/>
                <w:sz w:val="26"/>
                <w:szCs w:val="26"/>
              </w:rPr>
            </w:r>
            <w:r w:rsidRPr="00EF1C19">
              <w:rPr>
                <w:noProof/>
                <w:webHidden/>
                <w:sz w:val="26"/>
                <w:szCs w:val="26"/>
              </w:rPr>
              <w:fldChar w:fldCharType="separate"/>
            </w:r>
            <w:r w:rsidR="00646A8B">
              <w:rPr>
                <w:noProof/>
                <w:webHidden/>
                <w:sz w:val="26"/>
                <w:szCs w:val="26"/>
              </w:rPr>
              <w:t>12</w:t>
            </w:r>
            <w:r w:rsidRPr="00EF1C19">
              <w:rPr>
                <w:noProof/>
                <w:webHidden/>
                <w:sz w:val="26"/>
                <w:szCs w:val="26"/>
              </w:rPr>
              <w:fldChar w:fldCharType="end"/>
            </w:r>
          </w:hyperlink>
        </w:p>
        <w:p w14:paraId="1DBC84AB" w14:textId="7F8033A8" w:rsidR="00EF1C19" w:rsidRPr="00EF1C19" w:rsidRDefault="00EF1C19">
          <w:pPr>
            <w:pStyle w:val="TOC1"/>
            <w:tabs>
              <w:tab w:val="left" w:pos="720"/>
            </w:tabs>
            <w:rPr>
              <w:rFonts w:asciiTheme="minorHAnsi" w:eastAsiaTheme="minorEastAsia" w:hAnsiTheme="minorHAnsi" w:cstheme="minorBidi"/>
              <w:b w:val="0"/>
              <w:bCs w:val="0"/>
              <w:kern w:val="2"/>
              <w:sz w:val="26"/>
              <w:szCs w:val="26"/>
              <w14:ligatures w14:val="standardContextual"/>
            </w:rPr>
          </w:pPr>
          <w:hyperlink w:anchor="_Toc215516521" w:history="1">
            <w:r w:rsidRPr="00EF1C19">
              <w:rPr>
                <w:rStyle w:val="Hyperlink"/>
                <w:sz w:val="26"/>
                <w:szCs w:val="26"/>
              </w:rPr>
              <w:t>6.</w:t>
            </w:r>
            <w:r w:rsidRPr="00EF1C19">
              <w:rPr>
                <w:rFonts w:asciiTheme="minorHAnsi" w:eastAsiaTheme="minorEastAsia" w:hAnsiTheme="minorHAnsi" w:cstheme="minorBidi"/>
                <w:b w:val="0"/>
                <w:bCs w:val="0"/>
                <w:kern w:val="2"/>
                <w:sz w:val="26"/>
                <w:szCs w:val="26"/>
                <w14:ligatures w14:val="standardContextual"/>
              </w:rPr>
              <w:tab/>
            </w:r>
            <w:r w:rsidRPr="00EF1C19">
              <w:rPr>
                <w:rStyle w:val="Hyperlink"/>
                <w:sz w:val="26"/>
                <w:szCs w:val="26"/>
              </w:rPr>
              <w:t>Thiết kế mức logic</w:t>
            </w:r>
            <w:r w:rsidRPr="00EF1C19">
              <w:rPr>
                <w:webHidden/>
                <w:sz w:val="26"/>
                <w:szCs w:val="26"/>
              </w:rPr>
              <w:tab/>
            </w:r>
            <w:r w:rsidRPr="00EF1C19">
              <w:rPr>
                <w:webHidden/>
                <w:sz w:val="26"/>
                <w:szCs w:val="26"/>
              </w:rPr>
              <w:fldChar w:fldCharType="begin"/>
            </w:r>
            <w:r w:rsidRPr="00EF1C19">
              <w:rPr>
                <w:webHidden/>
                <w:sz w:val="26"/>
                <w:szCs w:val="26"/>
              </w:rPr>
              <w:instrText xml:space="preserve"> PAGEREF _Toc215516521 \h </w:instrText>
            </w:r>
            <w:r w:rsidRPr="00EF1C19">
              <w:rPr>
                <w:webHidden/>
                <w:sz w:val="26"/>
                <w:szCs w:val="26"/>
              </w:rPr>
            </w:r>
            <w:r w:rsidRPr="00EF1C19">
              <w:rPr>
                <w:webHidden/>
                <w:sz w:val="26"/>
                <w:szCs w:val="26"/>
              </w:rPr>
              <w:fldChar w:fldCharType="separate"/>
            </w:r>
            <w:r w:rsidR="00646A8B">
              <w:rPr>
                <w:webHidden/>
                <w:sz w:val="26"/>
                <w:szCs w:val="26"/>
              </w:rPr>
              <w:t>13</w:t>
            </w:r>
            <w:r w:rsidRPr="00EF1C19">
              <w:rPr>
                <w:webHidden/>
                <w:sz w:val="26"/>
                <w:szCs w:val="26"/>
              </w:rPr>
              <w:fldChar w:fldCharType="end"/>
            </w:r>
          </w:hyperlink>
        </w:p>
        <w:p w14:paraId="643A50A9" w14:textId="6F19C8C0" w:rsidR="00EF1C19" w:rsidRPr="00EF1C19" w:rsidRDefault="00EF1C19">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516522" w:history="1">
            <w:r w:rsidRPr="00EF1C19">
              <w:rPr>
                <w:rStyle w:val="Hyperlink"/>
                <w:b/>
                <w:bCs/>
                <w:noProof/>
                <w:sz w:val="26"/>
                <w:szCs w:val="26"/>
              </w:rPr>
              <w:t>6.1</w:t>
            </w:r>
            <w:r w:rsidRPr="00EF1C19">
              <w:rPr>
                <w:rFonts w:asciiTheme="minorHAnsi" w:eastAsiaTheme="minorEastAsia" w:hAnsiTheme="minorHAnsi" w:cstheme="minorBidi"/>
                <w:noProof/>
                <w:kern w:val="2"/>
                <w:sz w:val="26"/>
                <w:szCs w:val="26"/>
                <w14:ligatures w14:val="standardContextual"/>
              </w:rPr>
              <w:tab/>
            </w:r>
            <w:r w:rsidRPr="00EF1C19">
              <w:rPr>
                <w:rStyle w:val="Hyperlink"/>
                <w:b/>
                <w:bCs/>
                <w:noProof/>
                <w:sz w:val="26"/>
                <w:szCs w:val="26"/>
              </w:rPr>
              <w:t>Lược đồ quan hệ (Relational Schema)</w:t>
            </w:r>
            <w:r w:rsidRPr="00EF1C19">
              <w:rPr>
                <w:noProof/>
                <w:webHidden/>
                <w:sz w:val="26"/>
                <w:szCs w:val="26"/>
              </w:rPr>
              <w:tab/>
            </w:r>
            <w:r w:rsidRPr="00EF1C19">
              <w:rPr>
                <w:noProof/>
                <w:webHidden/>
                <w:sz w:val="26"/>
                <w:szCs w:val="26"/>
              </w:rPr>
              <w:fldChar w:fldCharType="begin"/>
            </w:r>
            <w:r w:rsidRPr="00EF1C19">
              <w:rPr>
                <w:noProof/>
                <w:webHidden/>
                <w:sz w:val="26"/>
                <w:szCs w:val="26"/>
              </w:rPr>
              <w:instrText xml:space="preserve"> PAGEREF _Toc215516522 \h </w:instrText>
            </w:r>
            <w:r w:rsidRPr="00EF1C19">
              <w:rPr>
                <w:noProof/>
                <w:webHidden/>
                <w:sz w:val="26"/>
                <w:szCs w:val="26"/>
              </w:rPr>
            </w:r>
            <w:r w:rsidRPr="00EF1C19">
              <w:rPr>
                <w:noProof/>
                <w:webHidden/>
                <w:sz w:val="26"/>
                <w:szCs w:val="26"/>
              </w:rPr>
              <w:fldChar w:fldCharType="separate"/>
            </w:r>
            <w:r w:rsidR="00646A8B">
              <w:rPr>
                <w:noProof/>
                <w:webHidden/>
                <w:sz w:val="26"/>
                <w:szCs w:val="26"/>
              </w:rPr>
              <w:t>14</w:t>
            </w:r>
            <w:r w:rsidRPr="00EF1C19">
              <w:rPr>
                <w:noProof/>
                <w:webHidden/>
                <w:sz w:val="26"/>
                <w:szCs w:val="26"/>
              </w:rPr>
              <w:fldChar w:fldCharType="end"/>
            </w:r>
          </w:hyperlink>
        </w:p>
        <w:p w14:paraId="2C355A9B" w14:textId="274B895B" w:rsidR="00EF1C19" w:rsidRPr="00EF1C19" w:rsidRDefault="00EF1C19">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516523" w:history="1">
            <w:r w:rsidRPr="00EF1C19">
              <w:rPr>
                <w:rStyle w:val="Hyperlink"/>
                <w:b/>
                <w:bCs/>
                <w:noProof/>
                <w:sz w:val="26"/>
                <w:szCs w:val="26"/>
              </w:rPr>
              <w:t>6.2</w:t>
            </w:r>
            <w:r w:rsidRPr="00EF1C19">
              <w:rPr>
                <w:rFonts w:asciiTheme="minorHAnsi" w:eastAsiaTheme="minorEastAsia" w:hAnsiTheme="minorHAnsi" w:cstheme="minorBidi"/>
                <w:noProof/>
                <w:kern w:val="2"/>
                <w:sz w:val="26"/>
                <w:szCs w:val="26"/>
                <w14:ligatures w14:val="standardContextual"/>
              </w:rPr>
              <w:tab/>
            </w:r>
            <w:r w:rsidRPr="00EF1C19">
              <w:rPr>
                <w:rStyle w:val="Hyperlink"/>
                <w:b/>
                <w:bCs/>
                <w:noProof/>
                <w:sz w:val="26"/>
                <w:szCs w:val="26"/>
              </w:rPr>
              <w:t>Ràng buộc trọn vẹn dữ liệu</w:t>
            </w:r>
            <w:r w:rsidRPr="00EF1C19">
              <w:rPr>
                <w:noProof/>
                <w:webHidden/>
                <w:sz w:val="26"/>
                <w:szCs w:val="26"/>
              </w:rPr>
              <w:tab/>
            </w:r>
            <w:r w:rsidRPr="00EF1C19">
              <w:rPr>
                <w:noProof/>
                <w:webHidden/>
                <w:sz w:val="26"/>
                <w:szCs w:val="26"/>
              </w:rPr>
              <w:fldChar w:fldCharType="begin"/>
            </w:r>
            <w:r w:rsidRPr="00EF1C19">
              <w:rPr>
                <w:noProof/>
                <w:webHidden/>
                <w:sz w:val="26"/>
                <w:szCs w:val="26"/>
              </w:rPr>
              <w:instrText xml:space="preserve"> PAGEREF _Toc215516523 \h </w:instrText>
            </w:r>
            <w:r w:rsidRPr="00EF1C19">
              <w:rPr>
                <w:noProof/>
                <w:webHidden/>
                <w:sz w:val="26"/>
                <w:szCs w:val="26"/>
              </w:rPr>
            </w:r>
            <w:r w:rsidRPr="00EF1C19">
              <w:rPr>
                <w:noProof/>
                <w:webHidden/>
                <w:sz w:val="26"/>
                <w:szCs w:val="26"/>
              </w:rPr>
              <w:fldChar w:fldCharType="separate"/>
            </w:r>
            <w:r w:rsidR="00646A8B">
              <w:rPr>
                <w:noProof/>
                <w:webHidden/>
                <w:sz w:val="26"/>
                <w:szCs w:val="26"/>
              </w:rPr>
              <w:t>15</w:t>
            </w:r>
            <w:r w:rsidRPr="00EF1C19">
              <w:rPr>
                <w:noProof/>
                <w:webHidden/>
                <w:sz w:val="26"/>
                <w:szCs w:val="26"/>
              </w:rPr>
              <w:fldChar w:fldCharType="end"/>
            </w:r>
          </w:hyperlink>
        </w:p>
        <w:p w14:paraId="15E1C5C7" w14:textId="3659955C" w:rsidR="00EF1C19" w:rsidRPr="00EF1C19" w:rsidRDefault="00EF1C19">
          <w:pPr>
            <w:pStyle w:val="TOC2"/>
            <w:tabs>
              <w:tab w:val="left" w:pos="960"/>
              <w:tab w:val="right" w:leader="dot" w:pos="9350"/>
            </w:tabs>
            <w:rPr>
              <w:rFonts w:asciiTheme="minorHAnsi" w:eastAsiaTheme="minorEastAsia" w:hAnsiTheme="minorHAnsi" w:cstheme="minorBidi"/>
              <w:noProof/>
              <w:kern w:val="2"/>
              <w:sz w:val="26"/>
              <w:szCs w:val="26"/>
              <w14:ligatures w14:val="standardContextual"/>
            </w:rPr>
          </w:pPr>
          <w:hyperlink w:anchor="_Toc215516524" w:history="1">
            <w:r w:rsidRPr="00EF1C19">
              <w:rPr>
                <w:rStyle w:val="Hyperlink"/>
                <w:b/>
                <w:bCs/>
                <w:noProof/>
                <w:sz w:val="26"/>
                <w:szCs w:val="26"/>
              </w:rPr>
              <w:t>6.3</w:t>
            </w:r>
            <w:r w:rsidRPr="00EF1C19">
              <w:rPr>
                <w:rFonts w:asciiTheme="minorHAnsi" w:eastAsiaTheme="minorEastAsia" w:hAnsiTheme="minorHAnsi" w:cstheme="minorBidi"/>
                <w:noProof/>
                <w:kern w:val="2"/>
                <w:sz w:val="26"/>
                <w:szCs w:val="26"/>
                <w14:ligatures w14:val="standardContextual"/>
              </w:rPr>
              <w:tab/>
            </w:r>
            <w:r w:rsidRPr="00EF1C19">
              <w:rPr>
                <w:rStyle w:val="Hyperlink"/>
                <w:b/>
                <w:bCs/>
                <w:noProof/>
                <w:sz w:val="26"/>
                <w:szCs w:val="26"/>
              </w:rPr>
              <w:t>Chuẩn hóa lược đồ</w:t>
            </w:r>
            <w:r w:rsidRPr="00EF1C19">
              <w:rPr>
                <w:noProof/>
                <w:webHidden/>
                <w:sz w:val="26"/>
                <w:szCs w:val="26"/>
              </w:rPr>
              <w:tab/>
            </w:r>
            <w:r w:rsidRPr="00EF1C19">
              <w:rPr>
                <w:noProof/>
                <w:webHidden/>
                <w:sz w:val="26"/>
                <w:szCs w:val="26"/>
              </w:rPr>
              <w:fldChar w:fldCharType="begin"/>
            </w:r>
            <w:r w:rsidRPr="00EF1C19">
              <w:rPr>
                <w:noProof/>
                <w:webHidden/>
                <w:sz w:val="26"/>
                <w:szCs w:val="26"/>
              </w:rPr>
              <w:instrText xml:space="preserve"> PAGEREF _Toc215516524 \h </w:instrText>
            </w:r>
            <w:r w:rsidRPr="00EF1C19">
              <w:rPr>
                <w:noProof/>
                <w:webHidden/>
                <w:sz w:val="26"/>
                <w:szCs w:val="26"/>
              </w:rPr>
            </w:r>
            <w:r w:rsidRPr="00EF1C19">
              <w:rPr>
                <w:noProof/>
                <w:webHidden/>
                <w:sz w:val="26"/>
                <w:szCs w:val="26"/>
              </w:rPr>
              <w:fldChar w:fldCharType="separate"/>
            </w:r>
            <w:r w:rsidR="00646A8B">
              <w:rPr>
                <w:noProof/>
                <w:webHidden/>
                <w:sz w:val="26"/>
                <w:szCs w:val="26"/>
              </w:rPr>
              <w:t>16</w:t>
            </w:r>
            <w:r w:rsidRPr="00EF1C19">
              <w:rPr>
                <w:noProof/>
                <w:webHidden/>
                <w:sz w:val="26"/>
                <w:szCs w:val="26"/>
              </w:rPr>
              <w:fldChar w:fldCharType="end"/>
            </w:r>
          </w:hyperlink>
        </w:p>
        <w:p w14:paraId="116D1220" w14:textId="5FC08D5E" w:rsidR="00EF1C19" w:rsidRPr="00EF1C19" w:rsidRDefault="00EF1C19">
          <w:pPr>
            <w:pStyle w:val="TOC1"/>
            <w:tabs>
              <w:tab w:val="left" w:pos="720"/>
            </w:tabs>
            <w:rPr>
              <w:rFonts w:asciiTheme="minorHAnsi" w:eastAsiaTheme="minorEastAsia" w:hAnsiTheme="minorHAnsi" w:cstheme="minorBidi"/>
              <w:b w:val="0"/>
              <w:bCs w:val="0"/>
              <w:kern w:val="2"/>
              <w:sz w:val="26"/>
              <w:szCs w:val="26"/>
              <w14:ligatures w14:val="standardContextual"/>
            </w:rPr>
          </w:pPr>
          <w:hyperlink w:anchor="_Toc215516525" w:history="1">
            <w:r w:rsidRPr="00EF1C19">
              <w:rPr>
                <w:rStyle w:val="Hyperlink"/>
                <w:sz w:val="26"/>
                <w:szCs w:val="26"/>
              </w:rPr>
              <w:t>7.</w:t>
            </w:r>
            <w:r w:rsidRPr="00EF1C19">
              <w:rPr>
                <w:rFonts w:asciiTheme="minorHAnsi" w:eastAsiaTheme="minorEastAsia" w:hAnsiTheme="minorHAnsi" w:cstheme="minorBidi"/>
                <w:b w:val="0"/>
                <w:bCs w:val="0"/>
                <w:kern w:val="2"/>
                <w:sz w:val="26"/>
                <w:szCs w:val="26"/>
                <w14:ligatures w14:val="standardContextual"/>
              </w:rPr>
              <w:tab/>
            </w:r>
            <w:r w:rsidRPr="00EF1C19">
              <w:rPr>
                <w:rStyle w:val="Hyperlink"/>
                <w:sz w:val="26"/>
                <w:szCs w:val="26"/>
              </w:rPr>
              <w:t>Kết luận giai đoạn 1</w:t>
            </w:r>
            <w:r w:rsidRPr="00EF1C19">
              <w:rPr>
                <w:webHidden/>
                <w:sz w:val="26"/>
                <w:szCs w:val="26"/>
              </w:rPr>
              <w:tab/>
            </w:r>
            <w:r w:rsidRPr="00EF1C19">
              <w:rPr>
                <w:webHidden/>
                <w:sz w:val="26"/>
                <w:szCs w:val="26"/>
              </w:rPr>
              <w:fldChar w:fldCharType="begin"/>
            </w:r>
            <w:r w:rsidRPr="00EF1C19">
              <w:rPr>
                <w:webHidden/>
                <w:sz w:val="26"/>
                <w:szCs w:val="26"/>
              </w:rPr>
              <w:instrText xml:space="preserve"> PAGEREF _Toc215516525 \h </w:instrText>
            </w:r>
            <w:r w:rsidRPr="00EF1C19">
              <w:rPr>
                <w:webHidden/>
                <w:sz w:val="26"/>
                <w:szCs w:val="26"/>
              </w:rPr>
            </w:r>
            <w:r w:rsidRPr="00EF1C19">
              <w:rPr>
                <w:webHidden/>
                <w:sz w:val="26"/>
                <w:szCs w:val="26"/>
              </w:rPr>
              <w:fldChar w:fldCharType="separate"/>
            </w:r>
            <w:r w:rsidR="00646A8B">
              <w:rPr>
                <w:webHidden/>
                <w:sz w:val="26"/>
                <w:szCs w:val="26"/>
              </w:rPr>
              <w:t>23</w:t>
            </w:r>
            <w:r w:rsidRPr="00EF1C19">
              <w:rPr>
                <w:webHidden/>
                <w:sz w:val="26"/>
                <w:szCs w:val="26"/>
              </w:rPr>
              <w:fldChar w:fldCharType="end"/>
            </w:r>
          </w:hyperlink>
        </w:p>
        <w:p w14:paraId="205D1D42" w14:textId="7EE24AE1" w:rsidR="00EF1C19" w:rsidRPr="00EF1C19" w:rsidRDefault="00EF1C19">
          <w:pPr>
            <w:pStyle w:val="TOC1"/>
            <w:tabs>
              <w:tab w:val="left" w:pos="720"/>
            </w:tabs>
            <w:rPr>
              <w:rFonts w:asciiTheme="minorHAnsi" w:eastAsiaTheme="minorEastAsia" w:hAnsiTheme="minorHAnsi" w:cstheme="minorBidi"/>
              <w:b w:val="0"/>
              <w:bCs w:val="0"/>
              <w:kern w:val="2"/>
              <w:sz w:val="26"/>
              <w:szCs w:val="26"/>
              <w14:ligatures w14:val="standardContextual"/>
            </w:rPr>
          </w:pPr>
          <w:hyperlink w:anchor="_Toc215516526" w:history="1">
            <w:r w:rsidRPr="00EF1C19">
              <w:rPr>
                <w:rStyle w:val="Hyperlink"/>
                <w:sz w:val="26"/>
                <w:szCs w:val="26"/>
              </w:rPr>
              <w:t>8.</w:t>
            </w:r>
            <w:r w:rsidRPr="00EF1C19">
              <w:rPr>
                <w:rFonts w:asciiTheme="minorHAnsi" w:eastAsiaTheme="minorEastAsia" w:hAnsiTheme="minorHAnsi" w:cstheme="minorBidi"/>
                <w:b w:val="0"/>
                <w:bCs w:val="0"/>
                <w:kern w:val="2"/>
                <w:sz w:val="26"/>
                <w:szCs w:val="26"/>
                <w14:ligatures w14:val="standardContextual"/>
              </w:rPr>
              <w:tab/>
            </w:r>
            <w:r w:rsidRPr="00EF1C19">
              <w:rPr>
                <w:rStyle w:val="Hyperlink"/>
                <w:sz w:val="26"/>
                <w:szCs w:val="26"/>
              </w:rPr>
              <w:t>Tài liệu tham khảo</w:t>
            </w:r>
            <w:r w:rsidRPr="00EF1C19">
              <w:rPr>
                <w:webHidden/>
                <w:sz w:val="26"/>
                <w:szCs w:val="26"/>
              </w:rPr>
              <w:tab/>
            </w:r>
            <w:r w:rsidRPr="00EF1C19">
              <w:rPr>
                <w:webHidden/>
                <w:sz w:val="26"/>
                <w:szCs w:val="26"/>
              </w:rPr>
              <w:fldChar w:fldCharType="begin"/>
            </w:r>
            <w:r w:rsidRPr="00EF1C19">
              <w:rPr>
                <w:webHidden/>
                <w:sz w:val="26"/>
                <w:szCs w:val="26"/>
              </w:rPr>
              <w:instrText xml:space="preserve"> PAGEREF _Toc215516526 \h </w:instrText>
            </w:r>
            <w:r w:rsidRPr="00EF1C19">
              <w:rPr>
                <w:webHidden/>
                <w:sz w:val="26"/>
                <w:szCs w:val="26"/>
              </w:rPr>
            </w:r>
            <w:r w:rsidRPr="00EF1C19">
              <w:rPr>
                <w:webHidden/>
                <w:sz w:val="26"/>
                <w:szCs w:val="26"/>
              </w:rPr>
              <w:fldChar w:fldCharType="separate"/>
            </w:r>
            <w:r w:rsidR="00646A8B">
              <w:rPr>
                <w:webHidden/>
                <w:sz w:val="26"/>
                <w:szCs w:val="26"/>
              </w:rPr>
              <w:t>24</w:t>
            </w:r>
            <w:r w:rsidRPr="00EF1C19">
              <w:rPr>
                <w:webHidden/>
                <w:sz w:val="26"/>
                <w:szCs w:val="26"/>
              </w:rPr>
              <w:fldChar w:fldCharType="end"/>
            </w:r>
          </w:hyperlink>
        </w:p>
        <w:p w14:paraId="614AEB93" w14:textId="2F383954" w:rsidR="002618C2" w:rsidRPr="00EF1C19" w:rsidRDefault="002618C2">
          <w:pPr>
            <w:rPr>
              <w:sz w:val="26"/>
              <w:szCs w:val="26"/>
            </w:rPr>
          </w:pPr>
          <w:r w:rsidRPr="00EF1C19">
            <w:rPr>
              <w:b/>
              <w:bCs/>
              <w:noProof/>
              <w:sz w:val="26"/>
              <w:szCs w:val="26"/>
            </w:rPr>
            <w:fldChar w:fldCharType="end"/>
          </w:r>
        </w:p>
      </w:sdtContent>
    </w:sdt>
    <w:p w14:paraId="6146AB0A" w14:textId="77777777" w:rsidR="006C4D3A" w:rsidRDefault="006C4D3A" w:rsidP="00F3207D">
      <w:pPr>
        <w:spacing w:line="360" w:lineRule="auto"/>
        <w:rPr>
          <w:b/>
          <w:bCs/>
          <w:sz w:val="26"/>
          <w:szCs w:val="26"/>
        </w:rPr>
      </w:pPr>
    </w:p>
    <w:p w14:paraId="353D697D" w14:textId="77777777" w:rsidR="006C4D3A" w:rsidRDefault="006C4D3A" w:rsidP="00F3207D">
      <w:pPr>
        <w:spacing w:line="360" w:lineRule="auto"/>
        <w:rPr>
          <w:b/>
          <w:bCs/>
          <w:sz w:val="26"/>
          <w:szCs w:val="26"/>
        </w:rPr>
      </w:pPr>
    </w:p>
    <w:p w14:paraId="3EE52995" w14:textId="77777777" w:rsidR="006C4D3A" w:rsidRDefault="006C4D3A" w:rsidP="00F3207D">
      <w:pPr>
        <w:spacing w:line="360" w:lineRule="auto"/>
        <w:rPr>
          <w:b/>
          <w:bCs/>
          <w:sz w:val="26"/>
          <w:szCs w:val="26"/>
        </w:rPr>
      </w:pPr>
    </w:p>
    <w:p w14:paraId="04AC0393" w14:textId="77777777" w:rsidR="006C4D3A" w:rsidRDefault="006C4D3A" w:rsidP="00F3207D">
      <w:pPr>
        <w:spacing w:line="360" w:lineRule="auto"/>
        <w:rPr>
          <w:b/>
          <w:bCs/>
          <w:sz w:val="26"/>
          <w:szCs w:val="26"/>
        </w:rPr>
      </w:pPr>
    </w:p>
    <w:p w14:paraId="6D2EFC4B" w14:textId="77777777" w:rsidR="00E01821" w:rsidRDefault="00E01821" w:rsidP="00F3207D">
      <w:pPr>
        <w:spacing w:line="360" w:lineRule="auto"/>
        <w:rPr>
          <w:b/>
          <w:bCs/>
          <w:sz w:val="26"/>
          <w:szCs w:val="26"/>
        </w:rPr>
      </w:pPr>
    </w:p>
    <w:p w14:paraId="064FD611" w14:textId="77777777" w:rsidR="00E01821" w:rsidRPr="00D05800" w:rsidRDefault="00E01821" w:rsidP="00F3207D">
      <w:pPr>
        <w:spacing w:line="360" w:lineRule="auto"/>
        <w:rPr>
          <w:b/>
          <w:bCs/>
          <w:sz w:val="26"/>
          <w:szCs w:val="26"/>
        </w:rPr>
      </w:pPr>
    </w:p>
    <w:p w14:paraId="581B0E22" w14:textId="77777777" w:rsidR="005D7802" w:rsidRPr="00D05800" w:rsidRDefault="005D7802" w:rsidP="00F3207D">
      <w:pPr>
        <w:spacing w:line="360" w:lineRule="auto"/>
        <w:rPr>
          <w:b/>
          <w:bCs/>
          <w:sz w:val="26"/>
          <w:szCs w:val="26"/>
        </w:rPr>
      </w:pPr>
    </w:p>
    <w:p w14:paraId="69AC91BE" w14:textId="53952939" w:rsidR="00F3207D" w:rsidRDefault="003C4003" w:rsidP="00F3207D">
      <w:pPr>
        <w:pStyle w:val="ListParagraph"/>
        <w:numPr>
          <w:ilvl w:val="0"/>
          <w:numId w:val="1"/>
        </w:numPr>
        <w:spacing w:line="360" w:lineRule="auto"/>
        <w:outlineLvl w:val="0"/>
        <w:rPr>
          <w:b/>
          <w:bCs/>
          <w:sz w:val="32"/>
          <w:szCs w:val="32"/>
        </w:rPr>
      </w:pPr>
      <w:bookmarkStart w:id="2" w:name="_Toc215516502"/>
      <w:r>
        <w:rPr>
          <w:b/>
          <w:bCs/>
          <w:sz w:val="32"/>
          <w:szCs w:val="32"/>
        </w:rPr>
        <w:t>Tổng quan</w:t>
      </w:r>
      <w:bookmarkEnd w:id="2"/>
    </w:p>
    <w:p w14:paraId="1C601E5C" w14:textId="0B2BA642" w:rsidR="00F3207D" w:rsidRDefault="00F3207D" w:rsidP="006C4D3A">
      <w:pPr>
        <w:pStyle w:val="ListParagraph"/>
        <w:numPr>
          <w:ilvl w:val="1"/>
          <w:numId w:val="1"/>
        </w:numPr>
        <w:spacing w:line="360" w:lineRule="auto"/>
        <w:outlineLvl w:val="1"/>
        <w:rPr>
          <w:b/>
          <w:bCs/>
          <w:sz w:val="32"/>
          <w:szCs w:val="32"/>
        </w:rPr>
      </w:pPr>
      <w:bookmarkStart w:id="3" w:name="_Toc215516503"/>
      <w:r w:rsidRPr="00F3207D">
        <w:rPr>
          <w:b/>
          <w:bCs/>
          <w:sz w:val="32"/>
          <w:szCs w:val="32"/>
        </w:rPr>
        <w:t>Tổng quan về thông tin nhóm</w:t>
      </w:r>
      <w:bookmarkEnd w:id="3"/>
    </w:p>
    <w:p w14:paraId="4CCD631A" w14:textId="77777777" w:rsidR="00315C82" w:rsidRDefault="00315C82" w:rsidP="00315C82">
      <w:pPr>
        <w:pStyle w:val="ListParagraph"/>
        <w:spacing w:line="360" w:lineRule="auto"/>
        <w:rPr>
          <w:b/>
          <w:bCs/>
          <w:sz w:val="32"/>
          <w:szCs w:val="32"/>
        </w:rPr>
      </w:pPr>
    </w:p>
    <w:tbl>
      <w:tblPr>
        <w:tblStyle w:val="TableGrid"/>
        <w:tblW w:w="5000" w:type="pct"/>
        <w:tblLook w:val="04A0" w:firstRow="1" w:lastRow="0" w:firstColumn="1" w:lastColumn="0" w:noHBand="0" w:noVBand="1"/>
      </w:tblPr>
      <w:tblGrid>
        <w:gridCol w:w="3888"/>
        <w:gridCol w:w="1851"/>
        <w:gridCol w:w="3611"/>
      </w:tblGrid>
      <w:tr w:rsidR="00315C82" w14:paraId="21E2A016" w14:textId="77777777" w:rsidTr="00315C82">
        <w:trPr>
          <w:trHeight w:val="870"/>
        </w:trPr>
        <w:tc>
          <w:tcPr>
            <w:tcW w:w="2079" w:type="pct"/>
            <w:vAlign w:val="center"/>
          </w:tcPr>
          <w:p w14:paraId="41E22901" w14:textId="77777777" w:rsidR="00315C82" w:rsidRDefault="00315C82">
            <w:pPr>
              <w:spacing w:line="360" w:lineRule="auto"/>
              <w:jc w:val="center"/>
              <w:rPr>
                <w:b/>
                <w:bCs/>
                <w:sz w:val="26"/>
                <w:szCs w:val="26"/>
              </w:rPr>
            </w:pPr>
            <w:r>
              <w:rPr>
                <w:b/>
                <w:bCs/>
                <w:sz w:val="26"/>
                <w:szCs w:val="26"/>
              </w:rPr>
              <w:t>Họ tên</w:t>
            </w:r>
          </w:p>
        </w:tc>
        <w:tc>
          <w:tcPr>
            <w:tcW w:w="990" w:type="pct"/>
            <w:vAlign w:val="center"/>
          </w:tcPr>
          <w:p w14:paraId="1C4BD16C" w14:textId="77777777" w:rsidR="00315C82" w:rsidRDefault="00315C82">
            <w:pPr>
              <w:spacing w:line="360" w:lineRule="auto"/>
              <w:jc w:val="center"/>
              <w:rPr>
                <w:b/>
                <w:bCs/>
                <w:sz w:val="26"/>
                <w:szCs w:val="26"/>
              </w:rPr>
            </w:pPr>
            <w:r>
              <w:rPr>
                <w:b/>
                <w:bCs/>
                <w:sz w:val="26"/>
                <w:szCs w:val="26"/>
              </w:rPr>
              <w:t>MSSV</w:t>
            </w:r>
          </w:p>
        </w:tc>
        <w:tc>
          <w:tcPr>
            <w:tcW w:w="1931" w:type="pct"/>
            <w:vAlign w:val="center"/>
          </w:tcPr>
          <w:p w14:paraId="23ADEFB5" w14:textId="77777777" w:rsidR="00315C82" w:rsidRDefault="00315C82">
            <w:pPr>
              <w:spacing w:line="360" w:lineRule="auto"/>
              <w:jc w:val="center"/>
              <w:rPr>
                <w:b/>
                <w:bCs/>
                <w:sz w:val="26"/>
                <w:szCs w:val="26"/>
              </w:rPr>
            </w:pPr>
            <w:r>
              <w:rPr>
                <w:b/>
                <w:bCs/>
                <w:sz w:val="26"/>
                <w:szCs w:val="26"/>
              </w:rPr>
              <w:t>Vai trò</w:t>
            </w:r>
          </w:p>
        </w:tc>
      </w:tr>
      <w:tr w:rsidR="00315C82" w14:paraId="1E70CF81" w14:textId="77777777" w:rsidTr="00315C82">
        <w:trPr>
          <w:trHeight w:val="886"/>
        </w:trPr>
        <w:tc>
          <w:tcPr>
            <w:tcW w:w="2079" w:type="pct"/>
            <w:vAlign w:val="center"/>
          </w:tcPr>
          <w:p w14:paraId="0E2440BD" w14:textId="77777777" w:rsidR="00315C82" w:rsidRPr="00A80FCC" w:rsidRDefault="00315C82">
            <w:pPr>
              <w:spacing w:line="360" w:lineRule="auto"/>
              <w:jc w:val="center"/>
              <w:rPr>
                <w:sz w:val="26"/>
                <w:szCs w:val="26"/>
              </w:rPr>
            </w:pPr>
            <w:r w:rsidRPr="00A80FCC">
              <w:rPr>
                <w:sz w:val="26"/>
                <w:szCs w:val="26"/>
              </w:rPr>
              <w:t>Huỳnh Văn Sinh</w:t>
            </w:r>
          </w:p>
        </w:tc>
        <w:tc>
          <w:tcPr>
            <w:tcW w:w="990" w:type="pct"/>
            <w:vAlign w:val="center"/>
          </w:tcPr>
          <w:p w14:paraId="1FD456D9" w14:textId="77777777" w:rsidR="00315C82" w:rsidRPr="00A80FCC" w:rsidRDefault="00315C82">
            <w:pPr>
              <w:spacing w:line="360" w:lineRule="auto"/>
              <w:jc w:val="center"/>
              <w:rPr>
                <w:sz w:val="26"/>
                <w:szCs w:val="26"/>
              </w:rPr>
            </w:pPr>
            <w:r w:rsidRPr="00A80FCC">
              <w:rPr>
                <w:sz w:val="26"/>
                <w:szCs w:val="26"/>
              </w:rPr>
              <w:t>23127467</w:t>
            </w:r>
          </w:p>
        </w:tc>
        <w:tc>
          <w:tcPr>
            <w:tcW w:w="1931" w:type="pct"/>
            <w:vAlign w:val="center"/>
          </w:tcPr>
          <w:p w14:paraId="3014818C" w14:textId="77777777" w:rsidR="00315C82" w:rsidRPr="00A80FCC" w:rsidRDefault="00315C82">
            <w:pPr>
              <w:spacing w:line="360" w:lineRule="auto"/>
              <w:jc w:val="center"/>
              <w:rPr>
                <w:sz w:val="26"/>
                <w:szCs w:val="26"/>
              </w:rPr>
            </w:pPr>
            <w:r w:rsidRPr="00A80FCC">
              <w:rPr>
                <w:sz w:val="26"/>
                <w:szCs w:val="26"/>
              </w:rPr>
              <w:t>Trưởng nhóm</w:t>
            </w:r>
          </w:p>
        </w:tc>
      </w:tr>
      <w:tr w:rsidR="00315C82" w14:paraId="65CF955A" w14:textId="77777777" w:rsidTr="00315C82">
        <w:trPr>
          <w:trHeight w:val="697"/>
        </w:trPr>
        <w:tc>
          <w:tcPr>
            <w:tcW w:w="2079" w:type="pct"/>
            <w:vAlign w:val="center"/>
          </w:tcPr>
          <w:p w14:paraId="68D5418E" w14:textId="77777777" w:rsidR="00315C82" w:rsidRPr="00A80FCC" w:rsidRDefault="00315C82">
            <w:pPr>
              <w:spacing w:line="360" w:lineRule="auto"/>
              <w:jc w:val="center"/>
              <w:rPr>
                <w:sz w:val="26"/>
                <w:szCs w:val="26"/>
              </w:rPr>
            </w:pPr>
            <w:r w:rsidRPr="00A80FCC">
              <w:rPr>
                <w:sz w:val="26"/>
                <w:szCs w:val="26"/>
              </w:rPr>
              <w:t>Tô Trần Hoàng Triệu</w:t>
            </w:r>
          </w:p>
        </w:tc>
        <w:tc>
          <w:tcPr>
            <w:tcW w:w="990" w:type="pct"/>
            <w:vAlign w:val="center"/>
          </w:tcPr>
          <w:p w14:paraId="5840DF8B" w14:textId="77777777" w:rsidR="00315C82" w:rsidRPr="00A80FCC" w:rsidRDefault="00315C82">
            <w:pPr>
              <w:spacing w:line="360" w:lineRule="auto"/>
              <w:jc w:val="center"/>
              <w:rPr>
                <w:sz w:val="26"/>
                <w:szCs w:val="26"/>
              </w:rPr>
            </w:pPr>
            <w:r w:rsidRPr="00A80FCC">
              <w:rPr>
                <w:sz w:val="26"/>
                <w:szCs w:val="26"/>
              </w:rPr>
              <w:t>23127133</w:t>
            </w:r>
          </w:p>
        </w:tc>
        <w:tc>
          <w:tcPr>
            <w:tcW w:w="1931" w:type="pct"/>
            <w:vAlign w:val="center"/>
          </w:tcPr>
          <w:p w14:paraId="4BCCB41B" w14:textId="77777777" w:rsidR="00315C82" w:rsidRPr="00A80FCC" w:rsidRDefault="00315C82">
            <w:pPr>
              <w:spacing w:line="360" w:lineRule="auto"/>
              <w:jc w:val="center"/>
              <w:rPr>
                <w:sz w:val="26"/>
                <w:szCs w:val="26"/>
              </w:rPr>
            </w:pPr>
            <w:r w:rsidRPr="00A80FCC">
              <w:rPr>
                <w:sz w:val="26"/>
                <w:szCs w:val="26"/>
              </w:rPr>
              <w:t>Thành viên nhóm</w:t>
            </w:r>
          </w:p>
        </w:tc>
      </w:tr>
      <w:tr w:rsidR="00315C82" w14:paraId="06B8419F" w14:textId="77777777" w:rsidTr="00315C82">
        <w:trPr>
          <w:trHeight w:val="870"/>
        </w:trPr>
        <w:tc>
          <w:tcPr>
            <w:tcW w:w="2079" w:type="pct"/>
            <w:vAlign w:val="center"/>
          </w:tcPr>
          <w:p w14:paraId="67A179C8" w14:textId="77777777" w:rsidR="00315C82" w:rsidRPr="00A80FCC" w:rsidRDefault="00315C82">
            <w:pPr>
              <w:spacing w:line="360" w:lineRule="auto"/>
              <w:jc w:val="center"/>
              <w:rPr>
                <w:sz w:val="26"/>
                <w:szCs w:val="26"/>
              </w:rPr>
            </w:pPr>
            <w:r w:rsidRPr="00A80FCC">
              <w:rPr>
                <w:sz w:val="26"/>
                <w:szCs w:val="26"/>
              </w:rPr>
              <w:t>Phan Quang Minh</w:t>
            </w:r>
          </w:p>
        </w:tc>
        <w:tc>
          <w:tcPr>
            <w:tcW w:w="990" w:type="pct"/>
            <w:vAlign w:val="center"/>
          </w:tcPr>
          <w:p w14:paraId="38C9D090" w14:textId="77777777" w:rsidR="00315C82" w:rsidRPr="00A80FCC" w:rsidRDefault="00315C82">
            <w:pPr>
              <w:spacing w:line="360" w:lineRule="auto"/>
              <w:jc w:val="center"/>
              <w:rPr>
                <w:sz w:val="26"/>
                <w:szCs w:val="26"/>
              </w:rPr>
            </w:pPr>
            <w:r w:rsidRPr="00A80FCC">
              <w:rPr>
                <w:sz w:val="26"/>
                <w:szCs w:val="26"/>
              </w:rPr>
              <w:t>23127229</w:t>
            </w:r>
          </w:p>
        </w:tc>
        <w:tc>
          <w:tcPr>
            <w:tcW w:w="1931" w:type="pct"/>
            <w:vAlign w:val="center"/>
          </w:tcPr>
          <w:p w14:paraId="3152F529" w14:textId="77777777" w:rsidR="00315C82" w:rsidRPr="00A80FCC" w:rsidRDefault="00315C82">
            <w:pPr>
              <w:spacing w:line="360" w:lineRule="auto"/>
              <w:jc w:val="center"/>
              <w:rPr>
                <w:sz w:val="26"/>
                <w:szCs w:val="26"/>
              </w:rPr>
            </w:pPr>
            <w:r w:rsidRPr="00A80FCC">
              <w:rPr>
                <w:sz w:val="26"/>
                <w:szCs w:val="26"/>
              </w:rPr>
              <w:t>Thành viên nhóm</w:t>
            </w:r>
          </w:p>
        </w:tc>
      </w:tr>
      <w:tr w:rsidR="00315C82" w14:paraId="255400D6" w14:textId="77777777" w:rsidTr="00315C82">
        <w:trPr>
          <w:trHeight w:val="886"/>
        </w:trPr>
        <w:tc>
          <w:tcPr>
            <w:tcW w:w="2079" w:type="pct"/>
            <w:vAlign w:val="center"/>
          </w:tcPr>
          <w:p w14:paraId="65BA1207" w14:textId="12E239D5" w:rsidR="00315C82" w:rsidRPr="00A80FCC" w:rsidRDefault="00315C82">
            <w:pPr>
              <w:spacing w:line="360" w:lineRule="auto"/>
              <w:jc w:val="center"/>
              <w:rPr>
                <w:sz w:val="26"/>
                <w:szCs w:val="26"/>
              </w:rPr>
            </w:pPr>
            <w:r w:rsidRPr="00A80FCC">
              <w:rPr>
                <w:sz w:val="26"/>
                <w:szCs w:val="26"/>
              </w:rPr>
              <w:t xml:space="preserve">Dương </w:t>
            </w:r>
            <w:r w:rsidR="00743358">
              <w:rPr>
                <w:sz w:val="26"/>
                <w:szCs w:val="26"/>
              </w:rPr>
              <w:t>Đ</w:t>
            </w:r>
            <w:r w:rsidRPr="00A80FCC">
              <w:rPr>
                <w:sz w:val="26"/>
                <w:szCs w:val="26"/>
              </w:rPr>
              <w:t>ức Thịnh</w:t>
            </w:r>
          </w:p>
        </w:tc>
        <w:tc>
          <w:tcPr>
            <w:tcW w:w="990" w:type="pct"/>
            <w:vAlign w:val="center"/>
          </w:tcPr>
          <w:p w14:paraId="2E528942" w14:textId="77777777" w:rsidR="00315C82" w:rsidRPr="00A80FCC" w:rsidRDefault="00315C82">
            <w:pPr>
              <w:spacing w:line="360" w:lineRule="auto"/>
              <w:jc w:val="center"/>
              <w:rPr>
                <w:sz w:val="26"/>
                <w:szCs w:val="26"/>
              </w:rPr>
            </w:pPr>
            <w:r w:rsidRPr="00A80FCC">
              <w:rPr>
                <w:sz w:val="26"/>
                <w:szCs w:val="26"/>
              </w:rPr>
              <w:t>23127483</w:t>
            </w:r>
          </w:p>
        </w:tc>
        <w:tc>
          <w:tcPr>
            <w:tcW w:w="1931" w:type="pct"/>
            <w:vAlign w:val="center"/>
          </w:tcPr>
          <w:p w14:paraId="2F688657" w14:textId="77777777" w:rsidR="00315C82" w:rsidRPr="00A80FCC" w:rsidRDefault="00315C82">
            <w:pPr>
              <w:spacing w:line="360" w:lineRule="auto"/>
              <w:jc w:val="center"/>
              <w:rPr>
                <w:sz w:val="26"/>
                <w:szCs w:val="26"/>
              </w:rPr>
            </w:pPr>
            <w:r w:rsidRPr="00A80FCC">
              <w:rPr>
                <w:sz w:val="26"/>
                <w:szCs w:val="26"/>
              </w:rPr>
              <w:t>Thành viên nhóm</w:t>
            </w:r>
          </w:p>
        </w:tc>
      </w:tr>
    </w:tbl>
    <w:p w14:paraId="70AD42A2" w14:textId="77777777" w:rsidR="00F3207D" w:rsidRPr="00F3207D" w:rsidRDefault="00F3207D" w:rsidP="00F3207D">
      <w:pPr>
        <w:pStyle w:val="ListParagraph"/>
        <w:spacing w:line="360" w:lineRule="auto"/>
        <w:rPr>
          <w:b/>
          <w:bCs/>
          <w:sz w:val="32"/>
          <w:szCs w:val="32"/>
        </w:rPr>
      </w:pPr>
    </w:p>
    <w:p w14:paraId="439A2288" w14:textId="115B058C" w:rsidR="00F3207D" w:rsidRDefault="00F3207D" w:rsidP="006C4D3A">
      <w:pPr>
        <w:pStyle w:val="ListParagraph"/>
        <w:numPr>
          <w:ilvl w:val="1"/>
          <w:numId w:val="1"/>
        </w:numPr>
        <w:spacing w:line="360" w:lineRule="auto"/>
        <w:outlineLvl w:val="1"/>
        <w:rPr>
          <w:b/>
          <w:bCs/>
          <w:sz w:val="32"/>
          <w:szCs w:val="32"/>
        </w:rPr>
      </w:pPr>
      <w:bookmarkStart w:id="4" w:name="_Toc215516504"/>
      <w:r>
        <w:rPr>
          <w:b/>
          <w:bCs/>
          <w:sz w:val="32"/>
          <w:szCs w:val="32"/>
        </w:rPr>
        <w:t>Tổng quan về hệ thống</w:t>
      </w:r>
      <w:bookmarkEnd w:id="4"/>
    </w:p>
    <w:p w14:paraId="7DD3C8F5" w14:textId="77777777" w:rsidR="00315C82" w:rsidRDefault="00315C82" w:rsidP="00315C82">
      <w:pPr>
        <w:pStyle w:val="ListParagraph"/>
        <w:spacing w:line="360" w:lineRule="auto"/>
        <w:ind w:left="360"/>
        <w:rPr>
          <w:sz w:val="26"/>
          <w:szCs w:val="26"/>
        </w:rPr>
      </w:pPr>
      <w:r w:rsidRPr="0081491A">
        <w:rPr>
          <w:sz w:val="26"/>
          <w:szCs w:val="26"/>
        </w:rPr>
        <w:t>Hệ thống PetCareX là chuỗi trung tâm chăm sóc thú cưng có nhiều chi nhánh hoạt động tại các thành phố lớn. Mỗi chi nhánh cung cấp các dịch vụ chính như khám bệnh thú cưng, tiêm phòng vaccine, bán sản phẩm và phụ kiện, cùng các gói tiêm định kỳ giúp khách hàng thuận tiện trong việc chăm sóc thú nuôi.</w:t>
      </w:r>
      <w:r w:rsidRPr="0081491A">
        <w:rPr>
          <w:sz w:val="26"/>
          <w:szCs w:val="26"/>
        </w:rPr>
        <w:br/>
        <w:t>Hệ thống hướng đến việc quản lý tập trung toàn bộ dữ liệu về khách hàng, thú cưng, nhân sự, hóa đơn, và các hoạt động nghiệp vụ phát sinh tại từng chi nhánh.</w:t>
      </w:r>
      <w:r w:rsidRPr="0081491A">
        <w:rPr>
          <w:sz w:val="26"/>
          <w:szCs w:val="26"/>
        </w:rPr>
        <w:br/>
        <w:t>Ngoài ra, hệ thống còn tích hợp chương trình hội viên, tích điểm thưởng và đánh giá dịch vụ, góp phần nâng cao chất lượng phục vụ và xây dựng mối quan hệ bền vững giữa trung tâm và khách hàng.</w:t>
      </w:r>
      <w:r w:rsidRPr="0081491A">
        <w:rPr>
          <w:sz w:val="26"/>
          <w:szCs w:val="26"/>
        </w:rPr>
        <w:br/>
        <w:t xml:space="preserve">Mô hình cơ sở dữ liệu được thiết kế nhằm hỗ trợ việc truy xuất thông tin nhanh, chính </w:t>
      </w:r>
      <w:r w:rsidRPr="0081491A">
        <w:rPr>
          <w:sz w:val="26"/>
          <w:szCs w:val="26"/>
        </w:rPr>
        <w:lastRenderedPageBreak/>
        <w:t>xác, đồng thời đáp ứng nhu cầu mở rộng, thống kê và phân tích doanh thu trong toàn hệ thống PetCareX.</w:t>
      </w:r>
    </w:p>
    <w:p w14:paraId="6238EC68" w14:textId="77777777" w:rsidR="00CB0A09" w:rsidRDefault="00CB0A09" w:rsidP="00315C82">
      <w:pPr>
        <w:pStyle w:val="ListParagraph"/>
        <w:spacing w:line="360" w:lineRule="auto"/>
        <w:ind w:left="360"/>
        <w:rPr>
          <w:ins w:id="5" w:author="{F801F9ED-F498-4390-9215-ECAB48F6CEFB}" w:date="2025-12-01T15:32:00Z" w16du:dateUtc="2025-12-01T08:32:00Z"/>
          <w:sz w:val="26"/>
          <w:szCs w:val="26"/>
        </w:rPr>
      </w:pPr>
    </w:p>
    <w:p w14:paraId="14A55015" w14:textId="77777777" w:rsidR="00315C82" w:rsidRPr="00315C82" w:rsidRDefault="00315C82" w:rsidP="00315C82">
      <w:pPr>
        <w:spacing w:line="360" w:lineRule="auto"/>
        <w:rPr>
          <w:b/>
          <w:bCs/>
          <w:sz w:val="32"/>
          <w:szCs w:val="32"/>
        </w:rPr>
      </w:pPr>
    </w:p>
    <w:p w14:paraId="565731F9" w14:textId="6C630D7E" w:rsidR="00315C82" w:rsidRDefault="00315C82" w:rsidP="006C4D3A">
      <w:pPr>
        <w:pStyle w:val="ListParagraph"/>
        <w:numPr>
          <w:ilvl w:val="1"/>
          <w:numId w:val="1"/>
        </w:numPr>
        <w:spacing w:line="360" w:lineRule="auto"/>
        <w:outlineLvl w:val="1"/>
        <w:rPr>
          <w:b/>
          <w:bCs/>
          <w:sz w:val="32"/>
          <w:szCs w:val="32"/>
        </w:rPr>
      </w:pPr>
      <w:bookmarkStart w:id="6" w:name="_Toc215516505"/>
      <w:r>
        <w:rPr>
          <w:b/>
          <w:bCs/>
          <w:sz w:val="32"/>
          <w:szCs w:val="32"/>
        </w:rPr>
        <w:t>Mục tiêu</w:t>
      </w:r>
      <w:r w:rsidR="00853C96">
        <w:rPr>
          <w:b/>
          <w:bCs/>
          <w:sz w:val="32"/>
          <w:szCs w:val="32"/>
        </w:rPr>
        <w:t xml:space="preserve"> của hệ thống</w:t>
      </w:r>
      <w:bookmarkEnd w:id="6"/>
    </w:p>
    <w:p w14:paraId="1BB11B6B" w14:textId="4857099A" w:rsidR="00853C96" w:rsidRDefault="00853C96" w:rsidP="00853C96">
      <w:pPr>
        <w:pStyle w:val="ListParagraph"/>
        <w:spacing w:line="360" w:lineRule="auto"/>
        <w:rPr>
          <w:sz w:val="26"/>
          <w:szCs w:val="26"/>
        </w:rPr>
      </w:pPr>
      <w:r w:rsidRPr="00107623">
        <w:rPr>
          <w:sz w:val="26"/>
          <w:szCs w:val="26"/>
        </w:rPr>
        <w:t>Mục tiêu của hệ thống PetCareX là xây dựng một giải pháp quản lý dữ liệu toàn diện, chính xác và hiệu quả cho trung tâm chăm sóc thú cưng, bao gồm quản lý khách hàng, thú cưng, dịch vụ, nhân viên, chi nhánh và giao dịch. Hệ thống tạo nền tảng cho việc vận hành trơn tru, nâng cao chất lượng chăm sóc thú cưng và tối ưu hóa quản lý doanh nghiệp.</w:t>
      </w:r>
    </w:p>
    <w:p w14:paraId="1FA31037" w14:textId="77777777" w:rsidR="00FA2886" w:rsidRPr="00107623" w:rsidRDefault="00FA2886" w:rsidP="00853C96">
      <w:pPr>
        <w:pStyle w:val="ListParagraph"/>
        <w:spacing w:line="360" w:lineRule="auto"/>
        <w:rPr>
          <w:sz w:val="26"/>
          <w:szCs w:val="26"/>
        </w:rPr>
      </w:pPr>
    </w:p>
    <w:p w14:paraId="1FF213E7" w14:textId="275821C1" w:rsidR="00315C82" w:rsidRPr="00F3207D" w:rsidRDefault="00315C82" w:rsidP="006C4D3A">
      <w:pPr>
        <w:pStyle w:val="ListParagraph"/>
        <w:numPr>
          <w:ilvl w:val="1"/>
          <w:numId w:val="1"/>
        </w:numPr>
        <w:spacing w:line="360" w:lineRule="auto"/>
        <w:outlineLvl w:val="1"/>
        <w:rPr>
          <w:b/>
          <w:bCs/>
          <w:sz w:val="32"/>
          <w:szCs w:val="32"/>
        </w:rPr>
      </w:pPr>
      <w:bookmarkStart w:id="7" w:name="_Toc215516506"/>
      <w:r>
        <w:rPr>
          <w:b/>
          <w:bCs/>
          <w:sz w:val="32"/>
          <w:szCs w:val="32"/>
        </w:rPr>
        <w:t>Mô tả cách làm việc và đánh giá nhóm</w:t>
      </w:r>
      <w:bookmarkEnd w:id="7"/>
    </w:p>
    <w:p w14:paraId="3F80D616" w14:textId="5395BA4E" w:rsidR="00315C82" w:rsidRPr="00107623" w:rsidRDefault="00107623" w:rsidP="00315C82">
      <w:pPr>
        <w:spacing w:line="360" w:lineRule="auto"/>
        <w:rPr>
          <w:b/>
          <w:bCs/>
          <w:sz w:val="26"/>
          <w:szCs w:val="26"/>
        </w:rPr>
      </w:pPr>
      <w:r w:rsidRPr="00107623">
        <w:rPr>
          <w:b/>
          <w:bCs/>
          <w:sz w:val="26"/>
          <w:szCs w:val="26"/>
        </w:rPr>
        <w:t>*Thiết kế mức quan niệm:</w:t>
      </w:r>
    </w:p>
    <w:p w14:paraId="0704AB6A" w14:textId="7972A990" w:rsidR="00107623" w:rsidRDefault="00107623" w:rsidP="00133E3B">
      <w:pPr>
        <w:spacing w:line="360" w:lineRule="auto"/>
        <w:ind w:left="720"/>
        <w:rPr>
          <w:sz w:val="26"/>
          <w:szCs w:val="26"/>
        </w:rPr>
      </w:pPr>
      <w:r w:rsidRPr="0081491A">
        <w:rPr>
          <w:sz w:val="26"/>
          <w:szCs w:val="26"/>
        </w:rPr>
        <w:t>Tất cả các thành viên đều tự thực hiện bản thiết kế ERD cá nhân dựa trên yêu cầu đề tài.</w:t>
      </w:r>
      <w:r w:rsidRPr="0081491A">
        <w:rPr>
          <w:sz w:val="26"/>
          <w:szCs w:val="26"/>
        </w:rPr>
        <w:br/>
        <w:t>Sau đó, nhóm thảo luận, so sánh các mô hình, chọn lọc điểm hợp lý từ từng bản để xây dựng mô hình ERD hoàn chỉnh cuối cùng.</w:t>
      </w:r>
      <w:r w:rsidRPr="0081491A">
        <w:rPr>
          <w:sz w:val="26"/>
          <w:szCs w:val="26"/>
        </w:rPr>
        <w:br/>
        <w:t>Mỗi thành viên cùng tham gia đóng góp ý kiến trong các phần: phân tích yêu cầu, xác định thực thể – quan hệ</w:t>
      </w:r>
      <w:r>
        <w:rPr>
          <w:sz w:val="26"/>
          <w:szCs w:val="26"/>
        </w:rPr>
        <w:t xml:space="preserve"> và</w:t>
      </w:r>
      <w:r w:rsidRPr="0081491A">
        <w:rPr>
          <w:sz w:val="26"/>
          <w:szCs w:val="26"/>
        </w:rPr>
        <w:t xml:space="preserve"> viết báo cáo.</w:t>
      </w:r>
    </w:p>
    <w:tbl>
      <w:tblPr>
        <w:tblStyle w:val="TableGrid"/>
        <w:tblW w:w="4976" w:type="pct"/>
        <w:tblLook w:val="04A0" w:firstRow="1" w:lastRow="0" w:firstColumn="1" w:lastColumn="0" w:noHBand="0" w:noVBand="1"/>
      </w:tblPr>
      <w:tblGrid>
        <w:gridCol w:w="3007"/>
        <w:gridCol w:w="4245"/>
        <w:gridCol w:w="2053"/>
      </w:tblGrid>
      <w:tr w:rsidR="00107623" w14:paraId="05C5F8F7" w14:textId="77777777" w:rsidTr="00107623">
        <w:trPr>
          <w:trHeight w:val="826"/>
        </w:trPr>
        <w:tc>
          <w:tcPr>
            <w:tcW w:w="1616" w:type="pct"/>
            <w:vAlign w:val="center"/>
          </w:tcPr>
          <w:p w14:paraId="24D10B33" w14:textId="77777777" w:rsidR="00107623" w:rsidRDefault="00107623">
            <w:pPr>
              <w:spacing w:line="360" w:lineRule="auto"/>
              <w:jc w:val="center"/>
              <w:rPr>
                <w:b/>
                <w:bCs/>
                <w:sz w:val="26"/>
                <w:szCs w:val="26"/>
              </w:rPr>
            </w:pPr>
            <w:r>
              <w:rPr>
                <w:b/>
                <w:bCs/>
                <w:sz w:val="26"/>
                <w:szCs w:val="26"/>
              </w:rPr>
              <w:t>Họ tên</w:t>
            </w:r>
          </w:p>
        </w:tc>
        <w:tc>
          <w:tcPr>
            <w:tcW w:w="2281" w:type="pct"/>
            <w:vAlign w:val="center"/>
          </w:tcPr>
          <w:p w14:paraId="02A77B1F" w14:textId="77777777" w:rsidR="00107623" w:rsidRDefault="00107623">
            <w:pPr>
              <w:spacing w:line="360" w:lineRule="auto"/>
              <w:jc w:val="center"/>
              <w:rPr>
                <w:b/>
                <w:bCs/>
                <w:sz w:val="26"/>
                <w:szCs w:val="26"/>
              </w:rPr>
            </w:pPr>
            <w:r>
              <w:rPr>
                <w:b/>
                <w:bCs/>
                <w:sz w:val="26"/>
                <w:szCs w:val="26"/>
              </w:rPr>
              <w:t>MSSV</w:t>
            </w:r>
          </w:p>
        </w:tc>
        <w:tc>
          <w:tcPr>
            <w:tcW w:w="1103" w:type="pct"/>
            <w:vAlign w:val="center"/>
          </w:tcPr>
          <w:p w14:paraId="6E2B14B3" w14:textId="6F289555" w:rsidR="00107623" w:rsidRDefault="00107623">
            <w:pPr>
              <w:spacing w:line="360" w:lineRule="auto"/>
              <w:jc w:val="center"/>
              <w:rPr>
                <w:b/>
                <w:bCs/>
                <w:sz w:val="26"/>
                <w:szCs w:val="26"/>
              </w:rPr>
            </w:pPr>
            <w:r>
              <w:rPr>
                <w:b/>
                <w:bCs/>
                <w:sz w:val="26"/>
                <w:szCs w:val="26"/>
              </w:rPr>
              <w:t>Hoàn thành</w:t>
            </w:r>
            <w:r w:rsidR="00824FA6">
              <w:rPr>
                <w:b/>
                <w:bCs/>
                <w:sz w:val="26"/>
                <w:szCs w:val="26"/>
              </w:rPr>
              <w:t>(%)</w:t>
            </w:r>
          </w:p>
        </w:tc>
      </w:tr>
      <w:tr w:rsidR="00107623" w14:paraId="15F6500B" w14:textId="77777777" w:rsidTr="00107623">
        <w:trPr>
          <w:trHeight w:val="841"/>
        </w:trPr>
        <w:tc>
          <w:tcPr>
            <w:tcW w:w="1616" w:type="pct"/>
            <w:vAlign w:val="center"/>
          </w:tcPr>
          <w:p w14:paraId="16ECCF5C" w14:textId="77777777" w:rsidR="00107623" w:rsidRPr="00A80FCC" w:rsidRDefault="00107623">
            <w:pPr>
              <w:spacing w:line="360" w:lineRule="auto"/>
              <w:jc w:val="center"/>
              <w:rPr>
                <w:sz w:val="26"/>
                <w:szCs w:val="26"/>
              </w:rPr>
            </w:pPr>
            <w:r w:rsidRPr="00A80FCC">
              <w:rPr>
                <w:sz w:val="26"/>
                <w:szCs w:val="26"/>
              </w:rPr>
              <w:t>Huỳnh Văn Sinh</w:t>
            </w:r>
          </w:p>
        </w:tc>
        <w:tc>
          <w:tcPr>
            <w:tcW w:w="2281" w:type="pct"/>
            <w:vAlign w:val="center"/>
          </w:tcPr>
          <w:p w14:paraId="15DBB5AC" w14:textId="77777777" w:rsidR="00107623" w:rsidRPr="00A80FCC" w:rsidRDefault="00107623">
            <w:pPr>
              <w:spacing w:line="360" w:lineRule="auto"/>
              <w:jc w:val="center"/>
              <w:rPr>
                <w:sz w:val="26"/>
                <w:szCs w:val="26"/>
              </w:rPr>
            </w:pPr>
            <w:r w:rsidRPr="00A80FCC">
              <w:rPr>
                <w:sz w:val="26"/>
                <w:szCs w:val="26"/>
              </w:rPr>
              <w:t>23127467</w:t>
            </w:r>
          </w:p>
        </w:tc>
        <w:tc>
          <w:tcPr>
            <w:tcW w:w="1103" w:type="pct"/>
            <w:vAlign w:val="center"/>
          </w:tcPr>
          <w:p w14:paraId="28D53245" w14:textId="77777777" w:rsidR="00107623" w:rsidRPr="00A80FCC" w:rsidRDefault="00107623">
            <w:pPr>
              <w:spacing w:line="360" w:lineRule="auto"/>
              <w:jc w:val="center"/>
              <w:rPr>
                <w:sz w:val="26"/>
                <w:szCs w:val="26"/>
              </w:rPr>
            </w:pPr>
            <w:r w:rsidRPr="00A80FCC">
              <w:rPr>
                <w:sz w:val="26"/>
                <w:szCs w:val="26"/>
              </w:rPr>
              <w:t>100%</w:t>
            </w:r>
          </w:p>
        </w:tc>
      </w:tr>
      <w:tr w:rsidR="00107623" w14:paraId="7CEDE199" w14:textId="77777777" w:rsidTr="00107623">
        <w:trPr>
          <w:trHeight w:val="662"/>
        </w:trPr>
        <w:tc>
          <w:tcPr>
            <w:tcW w:w="1616" w:type="pct"/>
            <w:vAlign w:val="center"/>
          </w:tcPr>
          <w:p w14:paraId="25697AB5" w14:textId="77777777" w:rsidR="00107623" w:rsidRPr="00A80FCC" w:rsidRDefault="00107623">
            <w:pPr>
              <w:spacing w:line="360" w:lineRule="auto"/>
              <w:jc w:val="center"/>
              <w:rPr>
                <w:sz w:val="26"/>
                <w:szCs w:val="26"/>
              </w:rPr>
            </w:pPr>
            <w:r w:rsidRPr="00A80FCC">
              <w:rPr>
                <w:sz w:val="26"/>
                <w:szCs w:val="26"/>
              </w:rPr>
              <w:t>Tô Trần Hoàng Triệu</w:t>
            </w:r>
          </w:p>
        </w:tc>
        <w:tc>
          <w:tcPr>
            <w:tcW w:w="2281" w:type="pct"/>
            <w:vAlign w:val="center"/>
          </w:tcPr>
          <w:p w14:paraId="5A953AE2" w14:textId="77777777" w:rsidR="00107623" w:rsidRPr="00A80FCC" w:rsidRDefault="00107623">
            <w:pPr>
              <w:spacing w:line="360" w:lineRule="auto"/>
              <w:jc w:val="center"/>
              <w:rPr>
                <w:sz w:val="26"/>
                <w:szCs w:val="26"/>
              </w:rPr>
            </w:pPr>
            <w:r w:rsidRPr="00A80FCC">
              <w:rPr>
                <w:sz w:val="26"/>
                <w:szCs w:val="26"/>
              </w:rPr>
              <w:t>23127133</w:t>
            </w:r>
          </w:p>
        </w:tc>
        <w:tc>
          <w:tcPr>
            <w:tcW w:w="1103" w:type="pct"/>
            <w:vAlign w:val="center"/>
          </w:tcPr>
          <w:p w14:paraId="2A00D4BB" w14:textId="77777777" w:rsidR="00107623" w:rsidRPr="00A80FCC" w:rsidRDefault="00107623">
            <w:pPr>
              <w:spacing w:line="360" w:lineRule="auto"/>
              <w:jc w:val="center"/>
              <w:rPr>
                <w:sz w:val="26"/>
                <w:szCs w:val="26"/>
              </w:rPr>
            </w:pPr>
            <w:r w:rsidRPr="00A80FCC">
              <w:rPr>
                <w:sz w:val="26"/>
                <w:szCs w:val="26"/>
              </w:rPr>
              <w:t>100%</w:t>
            </w:r>
          </w:p>
        </w:tc>
      </w:tr>
      <w:tr w:rsidR="00107623" w14:paraId="6EFDF189" w14:textId="77777777" w:rsidTr="00107623">
        <w:trPr>
          <w:trHeight w:val="826"/>
        </w:trPr>
        <w:tc>
          <w:tcPr>
            <w:tcW w:w="1616" w:type="pct"/>
            <w:vAlign w:val="center"/>
          </w:tcPr>
          <w:p w14:paraId="4CF4985A" w14:textId="77777777" w:rsidR="00107623" w:rsidRPr="00A80FCC" w:rsidRDefault="00107623">
            <w:pPr>
              <w:spacing w:line="360" w:lineRule="auto"/>
              <w:jc w:val="center"/>
              <w:rPr>
                <w:sz w:val="26"/>
                <w:szCs w:val="26"/>
              </w:rPr>
            </w:pPr>
            <w:r w:rsidRPr="00A80FCC">
              <w:rPr>
                <w:sz w:val="26"/>
                <w:szCs w:val="26"/>
              </w:rPr>
              <w:t>Phan Quang Minh</w:t>
            </w:r>
          </w:p>
        </w:tc>
        <w:tc>
          <w:tcPr>
            <w:tcW w:w="2281" w:type="pct"/>
            <w:vAlign w:val="center"/>
          </w:tcPr>
          <w:p w14:paraId="5E859294" w14:textId="77777777" w:rsidR="00107623" w:rsidRPr="00A80FCC" w:rsidRDefault="00107623">
            <w:pPr>
              <w:spacing w:line="360" w:lineRule="auto"/>
              <w:jc w:val="center"/>
              <w:rPr>
                <w:sz w:val="26"/>
                <w:szCs w:val="26"/>
              </w:rPr>
            </w:pPr>
            <w:r w:rsidRPr="00A80FCC">
              <w:rPr>
                <w:sz w:val="26"/>
                <w:szCs w:val="26"/>
              </w:rPr>
              <w:t>23127229</w:t>
            </w:r>
          </w:p>
        </w:tc>
        <w:tc>
          <w:tcPr>
            <w:tcW w:w="1103" w:type="pct"/>
            <w:vAlign w:val="center"/>
          </w:tcPr>
          <w:p w14:paraId="45552875" w14:textId="77777777" w:rsidR="00107623" w:rsidRPr="00A80FCC" w:rsidRDefault="00107623">
            <w:pPr>
              <w:spacing w:line="360" w:lineRule="auto"/>
              <w:jc w:val="center"/>
              <w:rPr>
                <w:sz w:val="26"/>
                <w:szCs w:val="26"/>
              </w:rPr>
            </w:pPr>
            <w:r w:rsidRPr="00A80FCC">
              <w:rPr>
                <w:sz w:val="26"/>
                <w:szCs w:val="26"/>
              </w:rPr>
              <w:t>100%</w:t>
            </w:r>
          </w:p>
        </w:tc>
      </w:tr>
      <w:tr w:rsidR="00107623" w14:paraId="76C79FBE" w14:textId="77777777" w:rsidTr="00107623">
        <w:trPr>
          <w:trHeight w:val="841"/>
        </w:trPr>
        <w:tc>
          <w:tcPr>
            <w:tcW w:w="1616" w:type="pct"/>
            <w:vAlign w:val="center"/>
          </w:tcPr>
          <w:p w14:paraId="1F27F73A" w14:textId="6AE17EA6" w:rsidR="00107623" w:rsidRPr="00A80FCC" w:rsidRDefault="00107623">
            <w:pPr>
              <w:spacing w:line="360" w:lineRule="auto"/>
              <w:jc w:val="center"/>
              <w:rPr>
                <w:sz w:val="26"/>
                <w:szCs w:val="26"/>
              </w:rPr>
            </w:pPr>
            <w:r w:rsidRPr="00A80FCC">
              <w:rPr>
                <w:sz w:val="26"/>
                <w:szCs w:val="26"/>
              </w:rPr>
              <w:t xml:space="preserve">Dương </w:t>
            </w:r>
            <w:r w:rsidR="00BC3730">
              <w:rPr>
                <w:sz w:val="26"/>
                <w:szCs w:val="26"/>
              </w:rPr>
              <w:t>Đ</w:t>
            </w:r>
            <w:r w:rsidRPr="00A80FCC">
              <w:rPr>
                <w:sz w:val="26"/>
                <w:szCs w:val="26"/>
              </w:rPr>
              <w:t>ức Thịnh</w:t>
            </w:r>
          </w:p>
        </w:tc>
        <w:tc>
          <w:tcPr>
            <w:tcW w:w="2281" w:type="pct"/>
            <w:vAlign w:val="center"/>
          </w:tcPr>
          <w:p w14:paraId="5B44399F" w14:textId="77777777" w:rsidR="00107623" w:rsidRPr="00A80FCC" w:rsidRDefault="00107623">
            <w:pPr>
              <w:spacing w:line="360" w:lineRule="auto"/>
              <w:jc w:val="center"/>
              <w:rPr>
                <w:sz w:val="26"/>
                <w:szCs w:val="26"/>
              </w:rPr>
            </w:pPr>
            <w:r w:rsidRPr="00A80FCC">
              <w:rPr>
                <w:sz w:val="26"/>
                <w:szCs w:val="26"/>
              </w:rPr>
              <w:t>23127483</w:t>
            </w:r>
          </w:p>
        </w:tc>
        <w:tc>
          <w:tcPr>
            <w:tcW w:w="1103" w:type="pct"/>
            <w:vAlign w:val="center"/>
          </w:tcPr>
          <w:p w14:paraId="63636286" w14:textId="77777777" w:rsidR="00107623" w:rsidRPr="00A80FCC" w:rsidRDefault="00107623">
            <w:pPr>
              <w:spacing w:line="360" w:lineRule="auto"/>
              <w:jc w:val="center"/>
              <w:rPr>
                <w:sz w:val="26"/>
                <w:szCs w:val="26"/>
              </w:rPr>
            </w:pPr>
            <w:r w:rsidRPr="00A80FCC">
              <w:rPr>
                <w:sz w:val="26"/>
                <w:szCs w:val="26"/>
              </w:rPr>
              <w:t>100%</w:t>
            </w:r>
          </w:p>
        </w:tc>
      </w:tr>
    </w:tbl>
    <w:p w14:paraId="472D02CB" w14:textId="77777777" w:rsidR="00107623" w:rsidRDefault="00107623" w:rsidP="00315C82">
      <w:pPr>
        <w:spacing w:line="360" w:lineRule="auto"/>
        <w:rPr>
          <w:sz w:val="26"/>
          <w:szCs w:val="26"/>
        </w:rPr>
      </w:pPr>
    </w:p>
    <w:p w14:paraId="6AD6AEC7" w14:textId="77777777" w:rsidR="00133E3B" w:rsidRDefault="00133E3B" w:rsidP="00315C82">
      <w:pPr>
        <w:spacing w:line="360" w:lineRule="auto"/>
        <w:rPr>
          <w:sz w:val="26"/>
          <w:szCs w:val="26"/>
        </w:rPr>
      </w:pPr>
    </w:p>
    <w:p w14:paraId="077D0649" w14:textId="77777777" w:rsidR="00133E3B" w:rsidRDefault="00133E3B" w:rsidP="00315C82">
      <w:pPr>
        <w:spacing w:line="360" w:lineRule="auto"/>
        <w:rPr>
          <w:sz w:val="26"/>
          <w:szCs w:val="26"/>
        </w:rPr>
      </w:pPr>
    </w:p>
    <w:p w14:paraId="1C8D6114" w14:textId="77777777" w:rsidR="00133E3B" w:rsidRDefault="00133E3B" w:rsidP="00315C82">
      <w:pPr>
        <w:spacing w:line="360" w:lineRule="auto"/>
        <w:rPr>
          <w:sz w:val="26"/>
          <w:szCs w:val="26"/>
        </w:rPr>
      </w:pPr>
    </w:p>
    <w:p w14:paraId="3BE9ABB8" w14:textId="1A607D8B" w:rsidR="00107623" w:rsidRPr="00E01821" w:rsidRDefault="00107623" w:rsidP="00315C82">
      <w:pPr>
        <w:spacing w:line="360" w:lineRule="auto"/>
        <w:rPr>
          <w:b/>
          <w:bCs/>
          <w:sz w:val="28"/>
          <w:szCs w:val="28"/>
        </w:rPr>
      </w:pPr>
      <w:r w:rsidRPr="00E01821">
        <w:rPr>
          <w:b/>
          <w:bCs/>
          <w:sz w:val="28"/>
          <w:szCs w:val="28"/>
        </w:rPr>
        <w:t>*Thiết kế mức logic:</w:t>
      </w:r>
    </w:p>
    <w:p w14:paraId="602C8EE8" w14:textId="77777777" w:rsidR="00133E3B" w:rsidRPr="00133E3B" w:rsidRDefault="00133E3B" w:rsidP="00315C82">
      <w:pPr>
        <w:spacing w:line="360" w:lineRule="auto"/>
        <w:rPr>
          <w:b/>
          <w:bCs/>
          <w:sz w:val="26"/>
          <w:szCs w:val="26"/>
        </w:rPr>
      </w:pPr>
    </w:p>
    <w:tbl>
      <w:tblPr>
        <w:tblStyle w:val="TableGrid"/>
        <w:tblW w:w="5000" w:type="pct"/>
        <w:tblLook w:val="04A0" w:firstRow="1" w:lastRow="0" w:firstColumn="1" w:lastColumn="0" w:noHBand="0" w:noVBand="1"/>
      </w:tblPr>
      <w:tblGrid>
        <w:gridCol w:w="3023"/>
        <w:gridCol w:w="4264"/>
        <w:gridCol w:w="2063"/>
      </w:tblGrid>
      <w:tr w:rsidR="00107623" w14:paraId="5F06CAF9" w14:textId="77777777" w:rsidTr="00133E3B">
        <w:trPr>
          <w:trHeight w:val="900"/>
        </w:trPr>
        <w:tc>
          <w:tcPr>
            <w:tcW w:w="1617" w:type="pct"/>
            <w:vAlign w:val="center"/>
          </w:tcPr>
          <w:p w14:paraId="3704E83E" w14:textId="77777777" w:rsidR="00107623" w:rsidRDefault="00107623">
            <w:pPr>
              <w:spacing w:line="360" w:lineRule="auto"/>
              <w:jc w:val="center"/>
              <w:rPr>
                <w:b/>
                <w:bCs/>
                <w:sz w:val="26"/>
                <w:szCs w:val="26"/>
              </w:rPr>
            </w:pPr>
            <w:r>
              <w:rPr>
                <w:b/>
                <w:bCs/>
                <w:sz w:val="26"/>
                <w:szCs w:val="26"/>
              </w:rPr>
              <w:t>Họ tên</w:t>
            </w:r>
          </w:p>
        </w:tc>
        <w:tc>
          <w:tcPr>
            <w:tcW w:w="2280" w:type="pct"/>
            <w:vAlign w:val="center"/>
          </w:tcPr>
          <w:p w14:paraId="524E53A3" w14:textId="77777777" w:rsidR="00107623" w:rsidRDefault="00107623">
            <w:pPr>
              <w:spacing w:line="360" w:lineRule="auto"/>
              <w:jc w:val="center"/>
              <w:rPr>
                <w:b/>
                <w:bCs/>
                <w:sz w:val="26"/>
                <w:szCs w:val="26"/>
              </w:rPr>
            </w:pPr>
            <w:r>
              <w:rPr>
                <w:b/>
                <w:bCs/>
                <w:sz w:val="26"/>
                <w:szCs w:val="26"/>
              </w:rPr>
              <w:t>Công việc</w:t>
            </w:r>
          </w:p>
        </w:tc>
        <w:tc>
          <w:tcPr>
            <w:tcW w:w="1103" w:type="pct"/>
            <w:vAlign w:val="center"/>
          </w:tcPr>
          <w:p w14:paraId="21EB6823" w14:textId="3E5B9F9F" w:rsidR="00107623" w:rsidRDefault="00107623">
            <w:pPr>
              <w:spacing w:line="360" w:lineRule="auto"/>
              <w:jc w:val="center"/>
              <w:rPr>
                <w:b/>
                <w:bCs/>
                <w:sz w:val="26"/>
                <w:szCs w:val="26"/>
              </w:rPr>
            </w:pPr>
            <w:r>
              <w:rPr>
                <w:b/>
                <w:bCs/>
                <w:sz w:val="26"/>
                <w:szCs w:val="26"/>
              </w:rPr>
              <w:t>Hoàn thành</w:t>
            </w:r>
            <w:r w:rsidR="00824FA6">
              <w:rPr>
                <w:b/>
                <w:bCs/>
                <w:sz w:val="26"/>
                <w:szCs w:val="26"/>
              </w:rPr>
              <w:t>(%)</w:t>
            </w:r>
          </w:p>
        </w:tc>
      </w:tr>
      <w:tr w:rsidR="00107623" w14:paraId="2D187A5C" w14:textId="77777777" w:rsidTr="00133E3B">
        <w:trPr>
          <w:trHeight w:val="916"/>
        </w:trPr>
        <w:tc>
          <w:tcPr>
            <w:tcW w:w="1617" w:type="pct"/>
            <w:vAlign w:val="center"/>
          </w:tcPr>
          <w:p w14:paraId="22A59E81" w14:textId="77777777" w:rsidR="00107623" w:rsidRPr="00A80FCC" w:rsidRDefault="00107623">
            <w:pPr>
              <w:spacing w:line="360" w:lineRule="auto"/>
              <w:jc w:val="center"/>
              <w:rPr>
                <w:sz w:val="26"/>
                <w:szCs w:val="26"/>
              </w:rPr>
            </w:pPr>
            <w:r>
              <w:rPr>
                <w:sz w:val="26"/>
                <w:szCs w:val="26"/>
              </w:rPr>
              <w:t>Phan Quang Minh</w:t>
            </w:r>
          </w:p>
        </w:tc>
        <w:tc>
          <w:tcPr>
            <w:tcW w:w="2280" w:type="pct"/>
            <w:vAlign w:val="center"/>
          </w:tcPr>
          <w:p w14:paraId="46BE91DB" w14:textId="77777777" w:rsidR="00107623" w:rsidRPr="00A80FCC" w:rsidRDefault="00107623">
            <w:pPr>
              <w:spacing w:line="360" w:lineRule="auto"/>
              <w:jc w:val="center"/>
              <w:rPr>
                <w:sz w:val="26"/>
                <w:szCs w:val="26"/>
              </w:rPr>
            </w:pPr>
            <w:r w:rsidRPr="00856748">
              <w:rPr>
                <w:sz w:val="26"/>
                <w:szCs w:val="26"/>
              </w:rPr>
              <w:t>Chuyển ERD thành lược đồ quan hệ</w:t>
            </w:r>
          </w:p>
        </w:tc>
        <w:tc>
          <w:tcPr>
            <w:tcW w:w="1103" w:type="pct"/>
            <w:vAlign w:val="center"/>
          </w:tcPr>
          <w:p w14:paraId="17EE53FB" w14:textId="77777777" w:rsidR="00107623" w:rsidRPr="00A80FCC" w:rsidRDefault="00107623">
            <w:pPr>
              <w:spacing w:line="360" w:lineRule="auto"/>
              <w:jc w:val="center"/>
              <w:rPr>
                <w:sz w:val="26"/>
                <w:szCs w:val="26"/>
              </w:rPr>
            </w:pPr>
            <w:r w:rsidRPr="00A80FCC">
              <w:rPr>
                <w:sz w:val="26"/>
                <w:szCs w:val="26"/>
              </w:rPr>
              <w:t>100%</w:t>
            </w:r>
          </w:p>
        </w:tc>
      </w:tr>
      <w:tr w:rsidR="00107623" w14:paraId="59B147F4" w14:textId="77777777" w:rsidTr="00133E3B">
        <w:trPr>
          <w:trHeight w:val="722"/>
        </w:trPr>
        <w:tc>
          <w:tcPr>
            <w:tcW w:w="1617" w:type="pct"/>
            <w:vAlign w:val="center"/>
          </w:tcPr>
          <w:p w14:paraId="1F1ADB6A" w14:textId="77777777" w:rsidR="00107623" w:rsidRPr="00A80FCC" w:rsidRDefault="00107623">
            <w:pPr>
              <w:spacing w:line="360" w:lineRule="auto"/>
              <w:jc w:val="center"/>
              <w:rPr>
                <w:sz w:val="26"/>
                <w:szCs w:val="26"/>
              </w:rPr>
            </w:pPr>
            <w:r w:rsidRPr="00A80FCC">
              <w:rPr>
                <w:sz w:val="26"/>
                <w:szCs w:val="26"/>
              </w:rPr>
              <w:t xml:space="preserve">Dương </w:t>
            </w:r>
            <w:r>
              <w:rPr>
                <w:sz w:val="26"/>
                <w:szCs w:val="26"/>
              </w:rPr>
              <w:t>Đ</w:t>
            </w:r>
            <w:r w:rsidRPr="00A80FCC">
              <w:rPr>
                <w:sz w:val="26"/>
                <w:szCs w:val="26"/>
              </w:rPr>
              <w:t>ức Thịnh</w:t>
            </w:r>
          </w:p>
        </w:tc>
        <w:tc>
          <w:tcPr>
            <w:tcW w:w="2280" w:type="pct"/>
            <w:vAlign w:val="center"/>
          </w:tcPr>
          <w:p w14:paraId="646029A1" w14:textId="77777777" w:rsidR="00107623" w:rsidRPr="00A80FCC" w:rsidRDefault="00107623">
            <w:pPr>
              <w:spacing w:line="360" w:lineRule="auto"/>
              <w:jc w:val="center"/>
              <w:rPr>
                <w:sz w:val="26"/>
                <w:szCs w:val="26"/>
              </w:rPr>
            </w:pPr>
            <w:r w:rsidRPr="00856748">
              <w:rPr>
                <w:sz w:val="26"/>
                <w:szCs w:val="26"/>
              </w:rPr>
              <w:t>Phụ thuộc hàm &amp; chuẩn hóa (1NF sang 3NF) ( Trừ bảng Dịch vụ, Tiêm phòng, Gói tiêm, Khám bệnh)</w:t>
            </w:r>
          </w:p>
        </w:tc>
        <w:tc>
          <w:tcPr>
            <w:tcW w:w="1103" w:type="pct"/>
            <w:vAlign w:val="center"/>
          </w:tcPr>
          <w:p w14:paraId="5829E133" w14:textId="77777777" w:rsidR="00107623" w:rsidRPr="00A80FCC" w:rsidRDefault="00107623">
            <w:pPr>
              <w:spacing w:line="360" w:lineRule="auto"/>
              <w:jc w:val="center"/>
              <w:rPr>
                <w:sz w:val="26"/>
                <w:szCs w:val="26"/>
              </w:rPr>
            </w:pPr>
            <w:r w:rsidRPr="00A80FCC">
              <w:rPr>
                <w:sz w:val="26"/>
                <w:szCs w:val="26"/>
              </w:rPr>
              <w:t>100%</w:t>
            </w:r>
          </w:p>
        </w:tc>
      </w:tr>
      <w:tr w:rsidR="00107623" w14:paraId="6D35F9EE" w14:textId="77777777" w:rsidTr="00133E3B">
        <w:trPr>
          <w:trHeight w:val="900"/>
        </w:trPr>
        <w:tc>
          <w:tcPr>
            <w:tcW w:w="1617" w:type="pct"/>
            <w:vAlign w:val="center"/>
          </w:tcPr>
          <w:p w14:paraId="01224119" w14:textId="77777777" w:rsidR="00107623" w:rsidRPr="00A80FCC" w:rsidRDefault="00107623">
            <w:pPr>
              <w:spacing w:line="360" w:lineRule="auto"/>
              <w:jc w:val="center"/>
              <w:rPr>
                <w:sz w:val="26"/>
                <w:szCs w:val="26"/>
              </w:rPr>
            </w:pPr>
            <w:r w:rsidRPr="00A80FCC">
              <w:rPr>
                <w:sz w:val="26"/>
                <w:szCs w:val="26"/>
              </w:rPr>
              <w:t>Tô Trần Hoàng Triệu</w:t>
            </w:r>
          </w:p>
        </w:tc>
        <w:tc>
          <w:tcPr>
            <w:tcW w:w="2280" w:type="pct"/>
            <w:vAlign w:val="center"/>
          </w:tcPr>
          <w:p w14:paraId="1A280D50" w14:textId="77777777" w:rsidR="00107623" w:rsidRPr="00A80FCC" w:rsidRDefault="00107623">
            <w:pPr>
              <w:spacing w:line="360" w:lineRule="auto"/>
              <w:jc w:val="center"/>
              <w:rPr>
                <w:sz w:val="26"/>
                <w:szCs w:val="26"/>
              </w:rPr>
            </w:pPr>
            <w:r w:rsidRPr="00856748">
              <w:rPr>
                <w:sz w:val="26"/>
                <w:szCs w:val="26"/>
              </w:rPr>
              <w:t>Ràng buộc toàn vẹn + mô tả logic</w:t>
            </w:r>
          </w:p>
        </w:tc>
        <w:tc>
          <w:tcPr>
            <w:tcW w:w="1103" w:type="pct"/>
            <w:vAlign w:val="center"/>
          </w:tcPr>
          <w:p w14:paraId="0D937681" w14:textId="77777777" w:rsidR="00107623" w:rsidRPr="00A80FCC" w:rsidRDefault="00107623">
            <w:pPr>
              <w:spacing w:line="360" w:lineRule="auto"/>
              <w:jc w:val="center"/>
              <w:rPr>
                <w:sz w:val="26"/>
                <w:szCs w:val="26"/>
              </w:rPr>
            </w:pPr>
            <w:r w:rsidRPr="00A80FCC">
              <w:rPr>
                <w:sz w:val="26"/>
                <w:szCs w:val="26"/>
              </w:rPr>
              <w:t>100%</w:t>
            </w:r>
          </w:p>
        </w:tc>
      </w:tr>
      <w:tr w:rsidR="00107623" w14:paraId="13D190AA" w14:textId="77777777" w:rsidTr="00133E3B">
        <w:trPr>
          <w:trHeight w:val="916"/>
        </w:trPr>
        <w:tc>
          <w:tcPr>
            <w:tcW w:w="1617" w:type="pct"/>
            <w:vAlign w:val="center"/>
          </w:tcPr>
          <w:p w14:paraId="4AC21775" w14:textId="77777777" w:rsidR="00107623" w:rsidRPr="00A80FCC" w:rsidRDefault="00107623">
            <w:pPr>
              <w:spacing w:line="360" w:lineRule="auto"/>
              <w:jc w:val="center"/>
              <w:rPr>
                <w:sz w:val="26"/>
                <w:szCs w:val="26"/>
              </w:rPr>
            </w:pPr>
            <w:r w:rsidRPr="00A80FCC">
              <w:rPr>
                <w:sz w:val="26"/>
                <w:szCs w:val="26"/>
              </w:rPr>
              <w:t>Huỳnh Văn Sinh</w:t>
            </w:r>
          </w:p>
        </w:tc>
        <w:tc>
          <w:tcPr>
            <w:tcW w:w="2280" w:type="pct"/>
            <w:vAlign w:val="center"/>
          </w:tcPr>
          <w:p w14:paraId="130ACCA2" w14:textId="77777777" w:rsidR="00107623" w:rsidRPr="00A80FCC" w:rsidRDefault="00107623">
            <w:pPr>
              <w:spacing w:line="360" w:lineRule="auto"/>
              <w:jc w:val="center"/>
              <w:rPr>
                <w:sz w:val="26"/>
                <w:szCs w:val="26"/>
              </w:rPr>
            </w:pPr>
            <w:r w:rsidRPr="00856748">
              <w:rPr>
                <w:sz w:val="26"/>
                <w:szCs w:val="26"/>
              </w:rPr>
              <w:t>Báo cáo + Tổng hợp  + Phụ thuộc hàm &amp; chuẩn hóa (1NF sang 3NF)( bảng Dịch vụ, Tiêm phòng, Gói tiêm, Khám bệnh)</w:t>
            </w:r>
          </w:p>
        </w:tc>
        <w:tc>
          <w:tcPr>
            <w:tcW w:w="1103" w:type="pct"/>
            <w:vAlign w:val="center"/>
          </w:tcPr>
          <w:p w14:paraId="20591043" w14:textId="77777777" w:rsidR="00107623" w:rsidRPr="00A80FCC" w:rsidRDefault="00107623">
            <w:pPr>
              <w:spacing w:line="360" w:lineRule="auto"/>
              <w:jc w:val="center"/>
              <w:rPr>
                <w:sz w:val="26"/>
                <w:szCs w:val="26"/>
              </w:rPr>
            </w:pPr>
            <w:r w:rsidRPr="00A80FCC">
              <w:rPr>
                <w:sz w:val="26"/>
                <w:szCs w:val="26"/>
              </w:rPr>
              <w:t>100%</w:t>
            </w:r>
          </w:p>
        </w:tc>
      </w:tr>
    </w:tbl>
    <w:p w14:paraId="2746FD2E" w14:textId="77777777" w:rsidR="00107623" w:rsidRPr="00315C82" w:rsidRDefault="00107623" w:rsidP="00315C82">
      <w:pPr>
        <w:spacing w:line="360" w:lineRule="auto"/>
        <w:rPr>
          <w:sz w:val="26"/>
          <w:szCs w:val="26"/>
        </w:rPr>
      </w:pPr>
    </w:p>
    <w:p w14:paraId="2704F0A8" w14:textId="77777777" w:rsidR="00F3207D" w:rsidRDefault="00F3207D" w:rsidP="00F3207D">
      <w:pPr>
        <w:spacing w:line="360" w:lineRule="auto"/>
        <w:rPr>
          <w:sz w:val="26"/>
          <w:szCs w:val="26"/>
        </w:rPr>
      </w:pPr>
    </w:p>
    <w:p w14:paraId="03911305" w14:textId="77777777" w:rsidR="00F3207D" w:rsidRDefault="00F3207D" w:rsidP="00F3207D">
      <w:pPr>
        <w:spacing w:line="360" w:lineRule="auto"/>
        <w:rPr>
          <w:sz w:val="26"/>
          <w:szCs w:val="26"/>
        </w:rPr>
      </w:pPr>
    </w:p>
    <w:p w14:paraId="6F936890" w14:textId="77777777" w:rsidR="00F3207D" w:rsidRDefault="00F3207D" w:rsidP="00F3207D">
      <w:pPr>
        <w:spacing w:line="360" w:lineRule="auto"/>
        <w:rPr>
          <w:sz w:val="26"/>
          <w:szCs w:val="26"/>
        </w:rPr>
      </w:pPr>
    </w:p>
    <w:p w14:paraId="051F5849" w14:textId="77777777" w:rsidR="00F3207D" w:rsidRDefault="00F3207D" w:rsidP="00F3207D">
      <w:pPr>
        <w:spacing w:line="360" w:lineRule="auto"/>
        <w:rPr>
          <w:sz w:val="26"/>
          <w:szCs w:val="26"/>
        </w:rPr>
      </w:pPr>
    </w:p>
    <w:p w14:paraId="1E8A9D0C" w14:textId="77777777" w:rsidR="00F3207D" w:rsidRDefault="00F3207D" w:rsidP="00F3207D">
      <w:pPr>
        <w:spacing w:line="360" w:lineRule="auto"/>
        <w:rPr>
          <w:sz w:val="26"/>
          <w:szCs w:val="26"/>
        </w:rPr>
      </w:pPr>
    </w:p>
    <w:p w14:paraId="46B7957F" w14:textId="77777777" w:rsidR="00F3207D" w:rsidRDefault="00F3207D" w:rsidP="00F3207D">
      <w:pPr>
        <w:spacing w:line="360" w:lineRule="auto"/>
        <w:rPr>
          <w:sz w:val="26"/>
          <w:szCs w:val="26"/>
        </w:rPr>
      </w:pPr>
    </w:p>
    <w:p w14:paraId="0BEF1590" w14:textId="77777777" w:rsidR="00F3207D" w:rsidRDefault="00F3207D" w:rsidP="00F3207D">
      <w:pPr>
        <w:spacing w:line="360" w:lineRule="auto"/>
        <w:rPr>
          <w:sz w:val="26"/>
          <w:szCs w:val="26"/>
        </w:rPr>
      </w:pPr>
    </w:p>
    <w:p w14:paraId="2A274CD8" w14:textId="77777777" w:rsidR="00F3207D" w:rsidRPr="00D16864" w:rsidRDefault="00F3207D" w:rsidP="00F3207D">
      <w:pPr>
        <w:spacing w:line="360" w:lineRule="auto"/>
        <w:rPr>
          <w:b/>
          <w:bCs/>
          <w:sz w:val="26"/>
          <w:szCs w:val="26"/>
        </w:rPr>
      </w:pPr>
    </w:p>
    <w:p w14:paraId="40BBD62E" w14:textId="0BEB6474" w:rsidR="00F3207D" w:rsidRPr="006D2D03" w:rsidRDefault="00F3207D" w:rsidP="006D2D03">
      <w:pPr>
        <w:pStyle w:val="ListParagraph"/>
        <w:numPr>
          <w:ilvl w:val="0"/>
          <w:numId w:val="1"/>
        </w:numPr>
        <w:spacing w:line="360" w:lineRule="auto"/>
        <w:outlineLvl w:val="0"/>
        <w:rPr>
          <w:b/>
          <w:bCs/>
        </w:rPr>
      </w:pPr>
      <w:bookmarkStart w:id="8" w:name="_Toc215397071"/>
      <w:bookmarkStart w:id="9" w:name="_Toc215516507"/>
      <w:r w:rsidRPr="0081491A">
        <w:rPr>
          <w:b/>
          <w:bCs/>
          <w:sz w:val="32"/>
          <w:szCs w:val="32"/>
        </w:rPr>
        <w:lastRenderedPageBreak/>
        <w:t>M</w:t>
      </w:r>
      <w:bookmarkEnd w:id="8"/>
      <w:r w:rsidR="0030360D">
        <w:rPr>
          <w:b/>
          <w:bCs/>
          <w:sz w:val="32"/>
          <w:szCs w:val="32"/>
        </w:rPr>
        <w:t>ô tả quy trình nghiệp vụ (Business Process)</w:t>
      </w:r>
      <w:r w:rsidR="006D2D03">
        <w:rPr>
          <w:b/>
          <w:bCs/>
          <w:sz w:val="32"/>
          <w:szCs w:val="32"/>
        </w:rPr>
        <w:t xml:space="preserve"> </w:t>
      </w:r>
      <w:r w:rsidR="006D2D03" w:rsidRPr="00602701">
        <w:rPr>
          <w:rFonts w:eastAsiaTheme="majorEastAsia"/>
          <w:b/>
          <w:sz w:val="32"/>
          <w:szCs w:val="32"/>
        </w:rPr>
        <w:t>&amp;</w:t>
      </w:r>
      <w:r w:rsidR="006D2D03" w:rsidRPr="006D2D03">
        <w:rPr>
          <w:b/>
          <w:bCs/>
        </w:rPr>
        <w:t xml:space="preserve"> </w:t>
      </w:r>
      <w:r w:rsidR="00E7408C" w:rsidRPr="00602701">
        <w:rPr>
          <w:b/>
          <w:sz w:val="32"/>
          <w:szCs w:val="32"/>
        </w:rPr>
        <w:t>Dữ liệu</w:t>
      </w:r>
      <w:bookmarkEnd w:id="9"/>
    </w:p>
    <w:p w14:paraId="0BDDE92C" w14:textId="2F365F25" w:rsidR="00F3207D" w:rsidRDefault="007B2324" w:rsidP="00F3207D">
      <w:pPr>
        <w:pStyle w:val="ListParagraph"/>
        <w:spacing w:line="360" w:lineRule="auto"/>
        <w:ind w:left="360"/>
        <w:rPr>
          <w:sz w:val="26"/>
          <w:szCs w:val="26"/>
        </w:rPr>
      </w:pPr>
      <w:r w:rsidRPr="007B2324">
        <w:rPr>
          <w:sz w:val="26"/>
          <w:szCs w:val="26"/>
        </w:rPr>
        <w:t>Hệ thống PetCareX cung cấp các dịch vụ chăm sóc thú cưng như: khám bệnh, tiêm phòng, bán sản phẩm và quản lý hồ sơ thú cưng. Quy trình chính gồm:</w:t>
      </w:r>
    </w:p>
    <w:p w14:paraId="5AFDC8F7" w14:textId="28F718B4" w:rsidR="006D2D03" w:rsidRPr="006C4D3A" w:rsidRDefault="000E529E" w:rsidP="006C4D3A">
      <w:pPr>
        <w:pStyle w:val="ListParagraph"/>
        <w:numPr>
          <w:ilvl w:val="1"/>
          <w:numId w:val="1"/>
        </w:numPr>
        <w:spacing w:line="360" w:lineRule="auto"/>
        <w:outlineLvl w:val="1"/>
        <w:rPr>
          <w:b/>
          <w:bCs/>
          <w:sz w:val="26"/>
          <w:szCs w:val="26"/>
        </w:rPr>
      </w:pPr>
      <w:bookmarkStart w:id="10" w:name="_Toc215516508"/>
      <w:r w:rsidRPr="006C4D3A">
        <w:rPr>
          <w:b/>
          <w:bCs/>
          <w:sz w:val="26"/>
          <w:szCs w:val="26"/>
        </w:rPr>
        <w:t>Quy trình quản lý khách hàng</w:t>
      </w:r>
      <w:bookmarkEnd w:id="10"/>
    </w:p>
    <w:p w14:paraId="00D6D262" w14:textId="363D5F92" w:rsidR="00107623" w:rsidRDefault="00107623" w:rsidP="006D2D03">
      <w:pPr>
        <w:pStyle w:val="ListParagraph"/>
        <w:spacing w:line="360" w:lineRule="auto"/>
        <w:rPr>
          <w:sz w:val="26"/>
          <w:szCs w:val="26"/>
        </w:rPr>
      </w:pPr>
      <w:r>
        <w:rPr>
          <w:sz w:val="26"/>
          <w:szCs w:val="26"/>
        </w:rPr>
        <w:t xml:space="preserve">1. Khách  hàng đến </w:t>
      </w:r>
      <w:r w:rsidR="00482474">
        <w:rPr>
          <w:sz w:val="26"/>
          <w:szCs w:val="26"/>
        </w:rPr>
        <w:t>đ</w:t>
      </w:r>
      <w:r>
        <w:rPr>
          <w:sz w:val="26"/>
          <w:szCs w:val="26"/>
        </w:rPr>
        <w:t>ăng ký thông tin cá nhân</w:t>
      </w:r>
    </w:p>
    <w:p w14:paraId="3947DECF" w14:textId="3B6DFEF7" w:rsidR="00107623" w:rsidRDefault="00107623" w:rsidP="006D2D03">
      <w:pPr>
        <w:pStyle w:val="ListParagraph"/>
        <w:spacing w:line="360" w:lineRule="auto"/>
        <w:rPr>
          <w:sz w:val="26"/>
          <w:szCs w:val="26"/>
        </w:rPr>
      </w:pPr>
      <w:r>
        <w:rPr>
          <w:sz w:val="26"/>
          <w:szCs w:val="26"/>
        </w:rPr>
        <w:t>2. Hệ thống lưu thông tin khách hàng</w:t>
      </w:r>
    </w:p>
    <w:p w14:paraId="41FC14B4" w14:textId="0A972090" w:rsidR="00107623" w:rsidRDefault="00107623" w:rsidP="006D2D03">
      <w:pPr>
        <w:pStyle w:val="ListParagraph"/>
        <w:spacing w:line="360" w:lineRule="auto"/>
        <w:rPr>
          <w:sz w:val="26"/>
          <w:szCs w:val="26"/>
        </w:rPr>
      </w:pPr>
      <w:r>
        <w:rPr>
          <w:sz w:val="26"/>
          <w:szCs w:val="26"/>
        </w:rPr>
        <w:t xml:space="preserve">3. Khách có thể thêm/thay đổi </w:t>
      </w:r>
      <w:r w:rsidR="003A67C7">
        <w:rPr>
          <w:sz w:val="26"/>
          <w:szCs w:val="26"/>
        </w:rPr>
        <w:t>thông tin</w:t>
      </w:r>
      <w:r>
        <w:rPr>
          <w:sz w:val="26"/>
          <w:szCs w:val="26"/>
        </w:rPr>
        <w:t xml:space="preserve"> thú cưng</w:t>
      </w:r>
    </w:p>
    <w:p w14:paraId="01DAA8BF" w14:textId="519B62B9" w:rsidR="006D2D03" w:rsidRDefault="00107623" w:rsidP="00133E3B">
      <w:pPr>
        <w:pStyle w:val="ListParagraph"/>
        <w:spacing w:line="360" w:lineRule="auto"/>
        <w:rPr>
          <w:sz w:val="26"/>
          <w:szCs w:val="26"/>
        </w:rPr>
      </w:pPr>
      <w:r>
        <w:rPr>
          <w:sz w:val="26"/>
          <w:szCs w:val="26"/>
        </w:rPr>
        <w:t xml:space="preserve">4. </w:t>
      </w:r>
      <w:r w:rsidR="00282DDE">
        <w:rPr>
          <w:sz w:val="26"/>
          <w:szCs w:val="26"/>
        </w:rPr>
        <w:t>K</w:t>
      </w:r>
      <w:r>
        <w:rPr>
          <w:sz w:val="26"/>
          <w:szCs w:val="26"/>
        </w:rPr>
        <w:t>hách hàng sử dụng các dịch vụ tại chi nhánh</w:t>
      </w:r>
    </w:p>
    <w:p w14:paraId="323BEA88" w14:textId="0C04726A" w:rsidR="000E529E" w:rsidRPr="00330935" w:rsidRDefault="000E529E" w:rsidP="006C4D3A">
      <w:pPr>
        <w:pStyle w:val="ListParagraph"/>
        <w:numPr>
          <w:ilvl w:val="1"/>
          <w:numId w:val="1"/>
        </w:numPr>
        <w:spacing w:line="360" w:lineRule="auto"/>
        <w:outlineLvl w:val="1"/>
        <w:rPr>
          <w:b/>
          <w:sz w:val="26"/>
          <w:szCs w:val="26"/>
        </w:rPr>
      </w:pPr>
      <w:bookmarkStart w:id="11" w:name="_Toc215516509"/>
      <w:r w:rsidRPr="00330935">
        <w:rPr>
          <w:b/>
          <w:sz w:val="26"/>
          <w:szCs w:val="26"/>
        </w:rPr>
        <w:t>Quy trình chăm sóc thú cưng</w:t>
      </w:r>
      <w:bookmarkEnd w:id="11"/>
    </w:p>
    <w:p w14:paraId="1AA99791" w14:textId="6B846381" w:rsidR="00107623" w:rsidRDefault="00107623" w:rsidP="00107623">
      <w:pPr>
        <w:pStyle w:val="ListParagraph"/>
        <w:spacing w:line="360" w:lineRule="auto"/>
        <w:rPr>
          <w:sz w:val="26"/>
          <w:szCs w:val="26"/>
        </w:rPr>
      </w:pPr>
      <w:r>
        <w:rPr>
          <w:sz w:val="26"/>
          <w:szCs w:val="26"/>
        </w:rPr>
        <w:t xml:space="preserve">1. Tiếp nhận thú cưng </w:t>
      </w:r>
      <w:r w:rsidR="007B2324" w:rsidRPr="007B2324">
        <w:rPr>
          <w:sz w:val="26"/>
          <w:szCs w:val="26"/>
        </w:rPr>
        <w:t>→</w:t>
      </w:r>
      <w:r>
        <w:rPr>
          <w:sz w:val="26"/>
          <w:szCs w:val="26"/>
        </w:rPr>
        <w:t xml:space="preserve"> kiểm tra hồ </w:t>
      </w:r>
      <w:r w:rsidR="007B2324">
        <w:rPr>
          <w:sz w:val="26"/>
          <w:szCs w:val="26"/>
        </w:rPr>
        <w:t>sơ</w:t>
      </w:r>
    </w:p>
    <w:p w14:paraId="29488624" w14:textId="2F363B53" w:rsidR="007B2324" w:rsidRDefault="007B2324" w:rsidP="00107623">
      <w:pPr>
        <w:pStyle w:val="ListParagraph"/>
        <w:spacing w:line="360" w:lineRule="auto"/>
        <w:rPr>
          <w:sz w:val="26"/>
          <w:szCs w:val="26"/>
        </w:rPr>
      </w:pPr>
      <w:r>
        <w:rPr>
          <w:sz w:val="26"/>
          <w:szCs w:val="26"/>
        </w:rPr>
        <w:t>2. Chọn dịch vụ (khám, tiêm, mua sản phẩm …)</w:t>
      </w:r>
    </w:p>
    <w:p w14:paraId="7862D7D4" w14:textId="15617C02" w:rsidR="000E529E" w:rsidRPr="00330935" w:rsidRDefault="000E529E" w:rsidP="00314951">
      <w:pPr>
        <w:pStyle w:val="ListParagraph"/>
        <w:numPr>
          <w:ilvl w:val="1"/>
          <w:numId w:val="1"/>
        </w:numPr>
        <w:spacing w:line="360" w:lineRule="auto"/>
        <w:outlineLvl w:val="1"/>
        <w:rPr>
          <w:b/>
          <w:sz w:val="26"/>
          <w:szCs w:val="26"/>
        </w:rPr>
      </w:pPr>
      <w:bookmarkStart w:id="12" w:name="_Toc215516510"/>
      <w:r w:rsidRPr="00330935">
        <w:rPr>
          <w:b/>
          <w:sz w:val="26"/>
          <w:szCs w:val="26"/>
        </w:rPr>
        <w:t>Quy trình khám bệnh</w:t>
      </w:r>
      <w:bookmarkEnd w:id="12"/>
    </w:p>
    <w:p w14:paraId="4369BA63" w14:textId="3A3C9253" w:rsidR="007B2324" w:rsidRDefault="007B2324" w:rsidP="007B2324">
      <w:pPr>
        <w:pStyle w:val="ListParagraph"/>
        <w:spacing w:line="360" w:lineRule="auto"/>
        <w:rPr>
          <w:sz w:val="26"/>
          <w:szCs w:val="26"/>
        </w:rPr>
      </w:pPr>
      <w:r>
        <w:rPr>
          <w:sz w:val="26"/>
          <w:szCs w:val="26"/>
        </w:rPr>
        <w:t>1. Nhân viên tiếp nhận thú cưng</w:t>
      </w:r>
    </w:p>
    <w:p w14:paraId="14BEDB5E" w14:textId="2267EC1E" w:rsidR="007B2324" w:rsidRDefault="007B2324" w:rsidP="007B2324">
      <w:pPr>
        <w:pStyle w:val="ListParagraph"/>
        <w:spacing w:line="360" w:lineRule="auto"/>
        <w:rPr>
          <w:sz w:val="26"/>
          <w:szCs w:val="26"/>
        </w:rPr>
      </w:pPr>
      <w:r>
        <w:rPr>
          <w:sz w:val="26"/>
          <w:szCs w:val="26"/>
        </w:rPr>
        <w:t xml:space="preserve">2. Bác sĩ khám </w:t>
      </w:r>
      <w:r w:rsidRPr="007B2324">
        <w:rPr>
          <w:sz w:val="26"/>
          <w:szCs w:val="26"/>
        </w:rPr>
        <w:t>→</w:t>
      </w:r>
      <w:r>
        <w:rPr>
          <w:sz w:val="26"/>
          <w:szCs w:val="26"/>
        </w:rPr>
        <w:t xml:space="preserve"> lập phiếu khám</w:t>
      </w:r>
    </w:p>
    <w:p w14:paraId="52801DAC" w14:textId="731C159E" w:rsidR="007B2324" w:rsidRDefault="007B2324" w:rsidP="007B2324">
      <w:pPr>
        <w:pStyle w:val="ListParagraph"/>
        <w:spacing w:line="360" w:lineRule="auto"/>
        <w:rPr>
          <w:sz w:val="26"/>
          <w:szCs w:val="26"/>
        </w:rPr>
      </w:pPr>
      <w:r>
        <w:rPr>
          <w:sz w:val="26"/>
          <w:szCs w:val="26"/>
        </w:rPr>
        <w:t>3. Ghi nhận chẩn đoán, toa thuốc</w:t>
      </w:r>
    </w:p>
    <w:p w14:paraId="2F78E9DD" w14:textId="76E0D23D" w:rsidR="007B2324" w:rsidRDefault="007B2324" w:rsidP="007B2324">
      <w:pPr>
        <w:pStyle w:val="ListParagraph"/>
        <w:spacing w:line="360" w:lineRule="auto"/>
        <w:rPr>
          <w:sz w:val="26"/>
          <w:szCs w:val="26"/>
        </w:rPr>
      </w:pPr>
      <w:r>
        <w:rPr>
          <w:sz w:val="26"/>
          <w:szCs w:val="26"/>
        </w:rPr>
        <w:t>4. Cập nhật lịch sử khám</w:t>
      </w:r>
    </w:p>
    <w:p w14:paraId="26B82C77" w14:textId="2455A516" w:rsidR="000E529E" w:rsidRPr="00330935" w:rsidRDefault="000E529E" w:rsidP="00314951">
      <w:pPr>
        <w:pStyle w:val="ListParagraph"/>
        <w:numPr>
          <w:ilvl w:val="1"/>
          <w:numId w:val="1"/>
        </w:numPr>
        <w:spacing w:line="360" w:lineRule="auto"/>
        <w:outlineLvl w:val="1"/>
        <w:rPr>
          <w:b/>
          <w:sz w:val="26"/>
          <w:szCs w:val="26"/>
        </w:rPr>
      </w:pPr>
      <w:bookmarkStart w:id="13" w:name="_Toc215516511"/>
      <w:r w:rsidRPr="00330935">
        <w:rPr>
          <w:b/>
          <w:sz w:val="26"/>
          <w:szCs w:val="26"/>
        </w:rPr>
        <w:t>Quy trình tiêm phòng</w:t>
      </w:r>
      <w:bookmarkEnd w:id="13"/>
    </w:p>
    <w:p w14:paraId="3A93FCF7" w14:textId="5E747FC3" w:rsidR="007B2324" w:rsidRDefault="007B2324" w:rsidP="007B2324">
      <w:pPr>
        <w:pStyle w:val="ListParagraph"/>
        <w:spacing w:line="360" w:lineRule="auto"/>
        <w:rPr>
          <w:sz w:val="26"/>
          <w:szCs w:val="26"/>
        </w:rPr>
      </w:pPr>
      <w:r>
        <w:rPr>
          <w:sz w:val="26"/>
          <w:szCs w:val="26"/>
        </w:rPr>
        <w:t>1. Kiểm tra lịch sử tiêm</w:t>
      </w:r>
    </w:p>
    <w:p w14:paraId="287DB609" w14:textId="09DB7539" w:rsidR="007B2324" w:rsidRDefault="007B2324" w:rsidP="007B2324">
      <w:pPr>
        <w:pStyle w:val="ListParagraph"/>
        <w:spacing w:line="360" w:lineRule="auto"/>
        <w:rPr>
          <w:sz w:val="26"/>
          <w:szCs w:val="26"/>
        </w:rPr>
      </w:pPr>
      <w:r>
        <w:rPr>
          <w:sz w:val="26"/>
          <w:szCs w:val="26"/>
        </w:rPr>
        <w:t>2. Bác sĩ thực hiện tiêm phòng</w:t>
      </w:r>
    </w:p>
    <w:p w14:paraId="252B3135" w14:textId="3A69ACFF" w:rsidR="007B2324" w:rsidRDefault="007B2324" w:rsidP="007B2324">
      <w:pPr>
        <w:pStyle w:val="ListParagraph"/>
        <w:spacing w:line="360" w:lineRule="auto"/>
        <w:rPr>
          <w:sz w:val="26"/>
          <w:szCs w:val="26"/>
        </w:rPr>
      </w:pPr>
      <w:r>
        <w:rPr>
          <w:sz w:val="26"/>
          <w:szCs w:val="26"/>
        </w:rPr>
        <w:t>3. Cập nhật mũi tiêm, loại vắc-xin</w:t>
      </w:r>
    </w:p>
    <w:p w14:paraId="301C77A2" w14:textId="524AB109" w:rsidR="000E529E" w:rsidRPr="00330935" w:rsidRDefault="000E529E" w:rsidP="00314951">
      <w:pPr>
        <w:pStyle w:val="ListParagraph"/>
        <w:numPr>
          <w:ilvl w:val="1"/>
          <w:numId w:val="1"/>
        </w:numPr>
        <w:spacing w:line="360" w:lineRule="auto"/>
        <w:outlineLvl w:val="1"/>
        <w:rPr>
          <w:b/>
          <w:sz w:val="26"/>
          <w:szCs w:val="26"/>
        </w:rPr>
      </w:pPr>
      <w:bookmarkStart w:id="14" w:name="_Toc215516512"/>
      <w:r w:rsidRPr="00330935">
        <w:rPr>
          <w:b/>
          <w:sz w:val="26"/>
          <w:szCs w:val="26"/>
        </w:rPr>
        <w:t>Quy trình bán hàng &amp; thanh toán</w:t>
      </w:r>
      <w:bookmarkEnd w:id="14"/>
    </w:p>
    <w:p w14:paraId="42512069" w14:textId="6F7A07C3" w:rsidR="007B2324" w:rsidRDefault="007B2324" w:rsidP="007B2324">
      <w:pPr>
        <w:pStyle w:val="ListParagraph"/>
        <w:spacing w:line="360" w:lineRule="auto"/>
        <w:rPr>
          <w:sz w:val="26"/>
          <w:szCs w:val="26"/>
        </w:rPr>
      </w:pPr>
      <w:r>
        <w:rPr>
          <w:sz w:val="26"/>
          <w:szCs w:val="26"/>
        </w:rPr>
        <w:t xml:space="preserve">1. Tạo hóa đơn </w:t>
      </w:r>
    </w:p>
    <w:p w14:paraId="14AA8D9C" w14:textId="370909AC" w:rsidR="007B2324" w:rsidRDefault="007B2324" w:rsidP="007B2324">
      <w:pPr>
        <w:pStyle w:val="ListParagraph"/>
        <w:spacing w:line="360" w:lineRule="auto"/>
        <w:rPr>
          <w:sz w:val="26"/>
          <w:szCs w:val="26"/>
        </w:rPr>
      </w:pPr>
      <w:r>
        <w:rPr>
          <w:sz w:val="26"/>
          <w:szCs w:val="26"/>
        </w:rPr>
        <w:t>2. Thêm dịch vụ hoặc sản phẩm</w:t>
      </w:r>
    </w:p>
    <w:p w14:paraId="4D50AACE" w14:textId="6F9FA224" w:rsidR="007B2324" w:rsidRDefault="007B2324" w:rsidP="007B2324">
      <w:pPr>
        <w:pStyle w:val="ListParagraph"/>
        <w:spacing w:line="360" w:lineRule="auto"/>
        <w:rPr>
          <w:sz w:val="26"/>
          <w:szCs w:val="26"/>
        </w:rPr>
      </w:pPr>
      <w:r>
        <w:rPr>
          <w:sz w:val="26"/>
          <w:szCs w:val="26"/>
        </w:rPr>
        <w:t xml:space="preserve">3. Tính tổng tiền </w:t>
      </w:r>
    </w:p>
    <w:p w14:paraId="06EB7365" w14:textId="40821C2E" w:rsidR="007B2324" w:rsidRDefault="007B2324" w:rsidP="007B2324">
      <w:pPr>
        <w:pStyle w:val="ListParagraph"/>
        <w:spacing w:line="360" w:lineRule="auto"/>
        <w:rPr>
          <w:sz w:val="26"/>
          <w:szCs w:val="26"/>
        </w:rPr>
      </w:pPr>
      <w:r>
        <w:rPr>
          <w:sz w:val="26"/>
          <w:szCs w:val="26"/>
        </w:rPr>
        <w:t xml:space="preserve">4. Nhân viên xác nhận </w:t>
      </w:r>
      <w:r w:rsidRPr="007B2324">
        <w:rPr>
          <w:sz w:val="26"/>
          <w:szCs w:val="26"/>
        </w:rPr>
        <w:t>→</w:t>
      </w:r>
      <w:r>
        <w:rPr>
          <w:sz w:val="26"/>
          <w:szCs w:val="26"/>
        </w:rPr>
        <w:t xml:space="preserve"> thanh toán</w:t>
      </w:r>
    </w:p>
    <w:p w14:paraId="02CD349C" w14:textId="28204BBF" w:rsidR="007B2324" w:rsidRPr="007B2324" w:rsidRDefault="007B2324" w:rsidP="007B2324">
      <w:pPr>
        <w:pStyle w:val="ListParagraph"/>
        <w:spacing w:line="360" w:lineRule="auto"/>
        <w:rPr>
          <w:sz w:val="26"/>
          <w:szCs w:val="26"/>
        </w:rPr>
      </w:pPr>
      <w:r>
        <w:rPr>
          <w:sz w:val="26"/>
          <w:szCs w:val="26"/>
        </w:rPr>
        <w:t>5. Lưu hóa đơn + chi tiết đơn</w:t>
      </w:r>
    </w:p>
    <w:p w14:paraId="5AECA60A" w14:textId="26C7C140" w:rsidR="000E529E" w:rsidRPr="00330935" w:rsidRDefault="000E529E" w:rsidP="00314951">
      <w:pPr>
        <w:pStyle w:val="ListParagraph"/>
        <w:numPr>
          <w:ilvl w:val="1"/>
          <w:numId w:val="1"/>
        </w:numPr>
        <w:spacing w:line="360" w:lineRule="auto"/>
        <w:outlineLvl w:val="1"/>
        <w:rPr>
          <w:b/>
          <w:sz w:val="26"/>
          <w:szCs w:val="26"/>
        </w:rPr>
      </w:pPr>
      <w:bookmarkStart w:id="15" w:name="_Toc215516513"/>
      <w:r w:rsidRPr="00330935">
        <w:rPr>
          <w:b/>
          <w:sz w:val="26"/>
          <w:szCs w:val="26"/>
        </w:rPr>
        <w:t>Quy trình quản lý chi nhánh</w:t>
      </w:r>
      <w:bookmarkEnd w:id="15"/>
    </w:p>
    <w:p w14:paraId="6B94C03F" w14:textId="7287A37F" w:rsidR="007B2324" w:rsidRDefault="006D2D03" w:rsidP="007B2324">
      <w:pPr>
        <w:pStyle w:val="ListParagraph"/>
        <w:numPr>
          <w:ilvl w:val="0"/>
          <w:numId w:val="3"/>
        </w:numPr>
        <w:spacing w:line="360" w:lineRule="auto"/>
        <w:rPr>
          <w:sz w:val="26"/>
          <w:szCs w:val="26"/>
        </w:rPr>
      </w:pPr>
      <w:r>
        <w:rPr>
          <w:sz w:val="26"/>
          <w:szCs w:val="26"/>
        </w:rPr>
        <w:t>Quản lý nhân viên</w:t>
      </w:r>
    </w:p>
    <w:p w14:paraId="648400CF" w14:textId="2A662095" w:rsidR="00EB2B91" w:rsidRPr="00133E3B" w:rsidRDefault="006D2D03" w:rsidP="00EB2B91">
      <w:pPr>
        <w:pStyle w:val="ListParagraph"/>
        <w:numPr>
          <w:ilvl w:val="0"/>
          <w:numId w:val="3"/>
        </w:numPr>
        <w:spacing w:line="360" w:lineRule="auto"/>
        <w:rPr>
          <w:sz w:val="26"/>
          <w:szCs w:val="26"/>
        </w:rPr>
      </w:pPr>
      <w:r>
        <w:rPr>
          <w:sz w:val="26"/>
          <w:szCs w:val="26"/>
        </w:rPr>
        <w:t>Quản lý loại thú cưng được hỗ trợ</w:t>
      </w:r>
    </w:p>
    <w:p w14:paraId="5B46EE36" w14:textId="6A12FDAC" w:rsidR="00F3207D" w:rsidRDefault="000E529E" w:rsidP="00F3207D">
      <w:pPr>
        <w:pStyle w:val="ListParagraph"/>
        <w:numPr>
          <w:ilvl w:val="0"/>
          <w:numId w:val="1"/>
        </w:numPr>
        <w:spacing w:line="360" w:lineRule="auto"/>
        <w:outlineLvl w:val="0"/>
        <w:rPr>
          <w:b/>
          <w:bCs/>
          <w:sz w:val="32"/>
          <w:szCs w:val="32"/>
        </w:rPr>
      </w:pPr>
      <w:bookmarkStart w:id="16" w:name="_Toc215516514"/>
      <w:r>
        <w:rPr>
          <w:b/>
          <w:bCs/>
          <w:sz w:val="32"/>
          <w:szCs w:val="32"/>
        </w:rPr>
        <w:lastRenderedPageBreak/>
        <w:t>Mô tả dữ liệu</w:t>
      </w:r>
      <w:bookmarkEnd w:id="16"/>
      <w:r>
        <w:rPr>
          <w:b/>
          <w:bCs/>
          <w:sz w:val="32"/>
          <w:szCs w:val="32"/>
        </w:rPr>
        <w:t xml:space="preserve"> </w:t>
      </w:r>
    </w:p>
    <w:p w14:paraId="04DBED41" w14:textId="77777777" w:rsidR="006D2D03" w:rsidRPr="006D2D03" w:rsidRDefault="006D2D03" w:rsidP="006D2D03">
      <w:pPr>
        <w:pStyle w:val="ListParagraph"/>
        <w:spacing w:line="360" w:lineRule="auto"/>
        <w:ind w:left="360"/>
        <w:rPr>
          <w:b/>
          <w:bCs/>
          <w:sz w:val="26"/>
          <w:szCs w:val="26"/>
        </w:rPr>
      </w:pPr>
      <w:r w:rsidRPr="006D2D03">
        <w:rPr>
          <w:b/>
          <w:bCs/>
          <w:sz w:val="26"/>
          <w:szCs w:val="26"/>
        </w:rPr>
        <w:t>Các nhóm dữ liệu chính:</w:t>
      </w:r>
    </w:p>
    <w:p w14:paraId="04298A18" w14:textId="77777777" w:rsidR="006D2D03" w:rsidRPr="00E01821" w:rsidRDefault="006D2D03" w:rsidP="006D2D03">
      <w:pPr>
        <w:pStyle w:val="ListParagraph"/>
        <w:numPr>
          <w:ilvl w:val="0"/>
          <w:numId w:val="6"/>
        </w:numPr>
        <w:spacing w:line="360" w:lineRule="auto"/>
        <w:rPr>
          <w:sz w:val="26"/>
          <w:szCs w:val="26"/>
        </w:rPr>
      </w:pPr>
      <w:r w:rsidRPr="00E01821">
        <w:rPr>
          <w:sz w:val="26"/>
          <w:szCs w:val="26"/>
        </w:rPr>
        <w:t>Khách hàng: họ tên, sđt, email, CCCD, cấp hội viên</w:t>
      </w:r>
    </w:p>
    <w:p w14:paraId="48A36607" w14:textId="77777777" w:rsidR="006D2D03" w:rsidRPr="00E01821" w:rsidRDefault="006D2D03" w:rsidP="006D2D03">
      <w:pPr>
        <w:pStyle w:val="ListParagraph"/>
        <w:numPr>
          <w:ilvl w:val="0"/>
          <w:numId w:val="6"/>
        </w:numPr>
        <w:spacing w:line="360" w:lineRule="auto"/>
        <w:rPr>
          <w:sz w:val="26"/>
          <w:szCs w:val="26"/>
        </w:rPr>
      </w:pPr>
      <w:r w:rsidRPr="00E01821">
        <w:rPr>
          <w:sz w:val="26"/>
          <w:szCs w:val="26"/>
        </w:rPr>
        <w:t>Thú cưng: tên, giống, loài, cân nặng, tình trạng</w:t>
      </w:r>
    </w:p>
    <w:p w14:paraId="3F8DF3EF" w14:textId="77777777" w:rsidR="006D2D03" w:rsidRPr="00E01821" w:rsidRDefault="006D2D03" w:rsidP="006D2D03">
      <w:pPr>
        <w:pStyle w:val="ListParagraph"/>
        <w:numPr>
          <w:ilvl w:val="0"/>
          <w:numId w:val="6"/>
        </w:numPr>
        <w:spacing w:line="360" w:lineRule="auto"/>
        <w:rPr>
          <w:sz w:val="26"/>
          <w:szCs w:val="26"/>
        </w:rPr>
      </w:pPr>
      <w:r w:rsidRPr="00E01821">
        <w:rPr>
          <w:sz w:val="26"/>
          <w:szCs w:val="26"/>
        </w:rPr>
        <w:t>Nhân viên: thông tin cá nhân, chức vụ, chi nhánh</w:t>
      </w:r>
    </w:p>
    <w:p w14:paraId="43D3E60D" w14:textId="77777777" w:rsidR="006D2D03" w:rsidRPr="00E01821" w:rsidRDefault="006D2D03" w:rsidP="006D2D03">
      <w:pPr>
        <w:pStyle w:val="ListParagraph"/>
        <w:numPr>
          <w:ilvl w:val="0"/>
          <w:numId w:val="6"/>
        </w:numPr>
        <w:spacing w:line="360" w:lineRule="auto"/>
        <w:rPr>
          <w:sz w:val="26"/>
          <w:szCs w:val="26"/>
        </w:rPr>
      </w:pPr>
      <w:r w:rsidRPr="00E01821">
        <w:rPr>
          <w:sz w:val="26"/>
          <w:szCs w:val="26"/>
        </w:rPr>
        <w:t>Chi nhánh: địa chỉ, loại thú cưng hỗ trợ</w:t>
      </w:r>
    </w:p>
    <w:p w14:paraId="332D4C7A" w14:textId="77777777" w:rsidR="006D2D03" w:rsidRPr="00E01821" w:rsidRDefault="006D2D03" w:rsidP="006D2D03">
      <w:pPr>
        <w:pStyle w:val="ListParagraph"/>
        <w:numPr>
          <w:ilvl w:val="0"/>
          <w:numId w:val="6"/>
        </w:numPr>
        <w:spacing w:line="360" w:lineRule="auto"/>
        <w:rPr>
          <w:sz w:val="26"/>
          <w:szCs w:val="26"/>
        </w:rPr>
      </w:pPr>
      <w:r w:rsidRPr="00E01821">
        <w:rPr>
          <w:sz w:val="26"/>
          <w:szCs w:val="26"/>
        </w:rPr>
        <w:t>Dịch vụ: tên, loại, giá</w:t>
      </w:r>
    </w:p>
    <w:p w14:paraId="6BDBB04C" w14:textId="77777777" w:rsidR="006D2D03" w:rsidRPr="00E01821" w:rsidRDefault="006D2D03" w:rsidP="006D2D03">
      <w:pPr>
        <w:pStyle w:val="ListParagraph"/>
        <w:numPr>
          <w:ilvl w:val="0"/>
          <w:numId w:val="6"/>
        </w:numPr>
        <w:spacing w:line="360" w:lineRule="auto"/>
        <w:rPr>
          <w:sz w:val="26"/>
          <w:szCs w:val="26"/>
        </w:rPr>
      </w:pPr>
      <w:r w:rsidRPr="00E01821">
        <w:rPr>
          <w:sz w:val="26"/>
          <w:szCs w:val="26"/>
        </w:rPr>
        <w:t>Hóa đơn và chi tiết hóa đơn</w:t>
      </w:r>
    </w:p>
    <w:p w14:paraId="6607347D" w14:textId="77777777" w:rsidR="006D2D03" w:rsidRPr="00E01821" w:rsidRDefault="006D2D03" w:rsidP="006D2D03">
      <w:pPr>
        <w:pStyle w:val="ListParagraph"/>
        <w:numPr>
          <w:ilvl w:val="0"/>
          <w:numId w:val="6"/>
        </w:numPr>
        <w:spacing w:line="360" w:lineRule="auto"/>
        <w:rPr>
          <w:sz w:val="26"/>
          <w:szCs w:val="26"/>
        </w:rPr>
      </w:pPr>
      <w:r w:rsidRPr="00E01821">
        <w:rPr>
          <w:sz w:val="26"/>
          <w:szCs w:val="26"/>
        </w:rPr>
        <w:t>Phiếu khám bệnh</w:t>
      </w:r>
    </w:p>
    <w:p w14:paraId="3D759A5E" w14:textId="77777777" w:rsidR="006D2D03" w:rsidRPr="00E01821" w:rsidRDefault="006D2D03" w:rsidP="006D2D03">
      <w:pPr>
        <w:pStyle w:val="ListParagraph"/>
        <w:numPr>
          <w:ilvl w:val="0"/>
          <w:numId w:val="6"/>
        </w:numPr>
        <w:spacing w:line="360" w:lineRule="auto"/>
        <w:rPr>
          <w:sz w:val="26"/>
          <w:szCs w:val="26"/>
        </w:rPr>
      </w:pPr>
      <w:r w:rsidRPr="00E01821">
        <w:rPr>
          <w:sz w:val="26"/>
          <w:szCs w:val="26"/>
        </w:rPr>
        <w:t>Phiếu tiêm phòng</w:t>
      </w:r>
    </w:p>
    <w:p w14:paraId="7E922D78" w14:textId="6500EF9F" w:rsidR="008E500C" w:rsidRPr="0081491A" w:rsidRDefault="006D2D03" w:rsidP="000C080A">
      <w:pPr>
        <w:pStyle w:val="ListParagraph"/>
        <w:spacing w:line="360" w:lineRule="auto"/>
        <w:ind w:left="360"/>
        <w:rPr>
          <w:sz w:val="26"/>
          <w:szCs w:val="26"/>
        </w:rPr>
      </w:pPr>
      <w:r w:rsidRPr="006D2D03">
        <w:rPr>
          <w:sz w:val="26"/>
          <w:szCs w:val="26"/>
        </w:rPr>
        <w:t>Tất cả được thể hiện trong ERD (mức quan niệm).</w:t>
      </w:r>
    </w:p>
    <w:p w14:paraId="58E6A275" w14:textId="6613530E" w:rsidR="00F3207D" w:rsidRPr="00101AC5" w:rsidRDefault="00EB2B91" w:rsidP="00F3207D">
      <w:pPr>
        <w:pStyle w:val="ListParagraph"/>
        <w:numPr>
          <w:ilvl w:val="0"/>
          <w:numId w:val="1"/>
        </w:numPr>
        <w:spacing w:line="360" w:lineRule="auto"/>
        <w:outlineLvl w:val="0"/>
        <w:rPr>
          <w:b/>
          <w:bCs/>
          <w:sz w:val="32"/>
          <w:szCs w:val="32"/>
        </w:rPr>
      </w:pPr>
      <w:bookmarkStart w:id="17" w:name="_Toc215516515"/>
      <w:r>
        <w:rPr>
          <w:b/>
          <w:bCs/>
          <w:sz w:val="32"/>
          <w:szCs w:val="32"/>
        </w:rPr>
        <w:t xml:space="preserve">Danh sách chức năng </w:t>
      </w:r>
      <w:r w:rsidRPr="00EB2B91">
        <w:rPr>
          <w:b/>
          <w:bCs/>
          <w:sz w:val="32"/>
          <w:szCs w:val="32"/>
        </w:rPr>
        <w:t>+ tần suất giao dịch</w:t>
      </w:r>
      <w:bookmarkEnd w:id="17"/>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2996"/>
        <w:gridCol w:w="4395"/>
        <w:gridCol w:w="1444"/>
      </w:tblGrid>
      <w:tr w:rsidR="00822472" w:rsidRPr="004830B2" w14:paraId="3A124697" w14:textId="77777777" w:rsidTr="005B7F20">
        <w:trPr>
          <w:trHeight w:val="656"/>
        </w:trPr>
        <w:tc>
          <w:tcPr>
            <w:tcW w:w="2996" w:type="dxa"/>
          </w:tcPr>
          <w:p w14:paraId="4295FA28" w14:textId="3A1435BA" w:rsidR="00822472" w:rsidRPr="004830B2" w:rsidRDefault="00822472" w:rsidP="005B7F20">
            <w:pPr>
              <w:pStyle w:val="ListParagraph"/>
              <w:spacing w:line="360" w:lineRule="auto"/>
              <w:ind w:left="0"/>
              <w:jc w:val="center"/>
              <w:rPr>
                <w:b/>
                <w:bCs/>
                <w:sz w:val="26"/>
                <w:szCs w:val="26"/>
              </w:rPr>
            </w:pPr>
            <w:r w:rsidRPr="004830B2">
              <w:rPr>
                <w:b/>
                <w:bCs/>
                <w:sz w:val="26"/>
                <w:szCs w:val="26"/>
              </w:rPr>
              <w:t>Chức năng</w:t>
            </w:r>
          </w:p>
        </w:tc>
        <w:tc>
          <w:tcPr>
            <w:tcW w:w="4395" w:type="dxa"/>
          </w:tcPr>
          <w:p w14:paraId="0EAA9851" w14:textId="7DC7762F" w:rsidR="00822472" w:rsidRPr="004830B2" w:rsidRDefault="00822472" w:rsidP="005B7F20">
            <w:pPr>
              <w:pStyle w:val="ListParagraph"/>
              <w:spacing w:line="360" w:lineRule="auto"/>
              <w:ind w:left="0"/>
              <w:jc w:val="center"/>
              <w:rPr>
                <w:b/>
                <w:bCs/>
                <w:sz w:val="26"/>
                <w:szCs w:val="26"/>
              </w:rPr>
            </w:pPr>
            <w:r w:rsidRPr="004830B2">
              <w:rPr>
                <w:b/>
                <w:bCs/>
                <w:sz w:val="26"/>
                <w:szCs w:val="26"/>
              </w:rPr>
              <w:t>Mô tả</w:t>
            </w:r>
          </w:p>
        </w:tc>
        <w:tc>
          <w:tcPr>
            <w:tcW w:w="1444" w:type="dxa"/>
          </w:tcPr>
          <w:p w14:paraId="41A20F5A" w14:textId="5130111F" w:rsidR="00822472" w:rsidRPr="004830B2" w:rsidRDefault="00822472" w:rsidP="005B7F20">
            <w:pPr>
              <w:pStyle w:val="ListParagraph"/>
              <w:spacing w:line="360" w:lineRule="auto"/>
              <w:ind w:left="0"/>
              <w:jc w:val="center"/>
              <w:rPr>
                <w:b/>
                <w:bCs/>
                <w:sz w:val="26"/>
                <w:szCs w:val="26"/>
              </w:rPr>
            </w:pPr>
            <w:r w:rsidRPr="004830B2">
              <w:rPr>
                <w:b/>
                <w:bCs/>
                <w:sz w:val="26"/>
                <w:szCs w:val="26"/>
              </w:rPr>
              <w:t>Tần suất</w:t>
            </w:r>
          </w:p>
        </w:tc>
      </w:tr>
      <w:tr w:rsidR="00822472" w:rsidRPr="004830B2" w14:paraId="6C4EABEA" w14:textId="77777777" w:rsidTr="005B7F20">
        <w:trPr>
          <w:trHeight w:val="647"/>
        </w:trPr>
        <w:tc>
          <w:tcPr>
            <w:tcW w:w="2996" w:type="dxa"/>
          </w:tcPr>
          <w:p w14:paraId="6A2ADF54" w14:textId="7F3ECAD1" w:rsidR="00822472" w:rsidRPr="004830B2" w:rsidRDefault="00822472" w:rsidP="005B7F20">
            <w:pPr>
              <w:pStyle w:val="ListParagraph"/>
              <w:spacing w:line="360" w:lineRule="auto"/>
              <w:ind w:left="0"/>
              <w:rPr>
                <w:sz w:val="26"/>
                <w:szCs w:val="26"/>
              </w:rPr>
            </w:pPr>
            <w:r w:rsidRPr="004830B2">
              <w:rPr>
                <w:sz w:val="26"/>
                <w:szCs w:val="26"/>
              </w:rPr>
              <w:t>Quản lý khách hàng</w:t>
            </w:r>
          </w:p>
        </w:tc>
        <w:tc>
          <w:tcPr>
            <w:tcW w:w="4395" w:type="dxa"/>
          </w:tcPr>
          <w:p w14:paraId="09C681F8" w14:textId="5084F5F2" w:rsidR="00822472" w:rsidRPr="004830B2" w:rsidRDefault="00822472" w:rsidP="005B7F20">
            <w:pPr>
              <w:pStyle w:val="ListParagraph"/>
              <w:spacing w:line="360" w:lineRule="auto"/>
              <w:ind w:left="0"/>
              <w:rPr>
                <w:sz w:val="26"/>
                <w:szCs w:val="26"/>
              </w:rPr>
            </w:pPr>
            <w:r w:rsidRPr="004830B2">
              <w:rPr>
                <w:sz w:val="26"/>
                <w:szCs w:val="26"/>
              </w:rPr>
              <w:t>Thêm, sửa, tìm kiếm khách hành</w:t>
            </w:r>
          </w:p>
        </w:tc>
        <w:tc>
          <w:tcPr>
            <w:tcW w:w="1444" w:type="dxa"/>
          </w:tcPr>
          <w:p w14:paraId="1F74C284" w14:textId="1516CA45" w:rsidR="00822472" w:rsidRPr="004830B2" w:rsidRDefault="00822472" w:rsidP="005B7F20">
            <w:pPr>
              <w:pStyle w:val="ListParagraph"/>
              <w:spacing w:line="360" w:lineRule="auto"/>
              <w:ind w:left="0"/>
              <w:rPr>
                <w:sz w:val="26"/>
                <w:szCs w:val="26"/>
              </w:rPr>
            </w:pPr>
            <w:r w:rsidRPr="004830B2">
              <w:rPr>
                <w:sz w:val="26"/>
                <w:szCs w:val="26"/>
              </w:rPr>
              <w:t>Cao</w:t>
            </w:r>
          </w:p>
        </w:tc>
      </w:tr>
      <w:tr w:rsidR="00822472" w:rsidRPr="004830B2" w14:paraId="3A2CC3A3" w14:textId="77777777" w:rsidTr="005B7F20">
        <w:trPr>
          <w:trHeight w:val="656"/>
        </w:trPr>
        <w:tc>
          <w:tcPr>
            <w:tcW w:w="2996" w:type="dxa"/>
          </w:tcPr>
          <w:p w14:paraId="212625F2" w14:textId="42A4529F" w:rsidR="00822472" w:rsidRPr="004830B2" w:rsidRDefault="00822472" w:rsidP="005B7F20">
            <w:pPr>
              <w:pStyle w:val="ListParagraph"/>
              <w:spacing w:line="360" w:lineRule="auto"/>
              <w:ind w:left="0"/>
              <w:rPr>
                <w:sz w:val="26"/>
                <w:szCs w:val="26"/>
              </w:rPr>
            </w:pPr>
            <w:r w:rsidRPr="004830B2">
              <w:rPr>
                <w:sz w:val="26"/>
                <w:szCs w:val="26"/>
              </w:rPr>
              <w:t>Quản lý thú cưng</w:t>
            </w:r>
          </w:p>
        </w:tc>
        <w:tc>
          <w:tcPr>
            <w:tcW w:w="4395" w:type="dxa"/>
          </w:tcPr>
          <w:p w14:paraId="4F8A8B28" w14:textId="1B05B0EB" w:rsidR="00822472" w:rsidRPr="004830B2" w:rsidRDefault="00822472" w:rsidP="005B7F20">
            <w:pPr>
              <w:pStyle w:val="ListParagraph"/>
              <w:spacing w:line="360" w:lineRule="auto"/>
              <w:ind w:left="0"/>
              <w:rPr>
                <w:sz w:val="26"/>
                <w:szCs w:val="26"/>
              </w:rPr>
            </w:pPr>
            <w:r w:rsidRPr="004830B2">
              <w:rPr>
                <w:sz w:val="26"/>
                <w:szCs w:val="26"/>
              </w:rPr>
              <w:t>Thêm thú cưng, cập nhật thông tin</w:t>
            </w:r>
          </w:p>
        </w:tc>
        <w:tc>
          <w:tcPr>
            <w:tcW w:w="1444" w:type="dxa"/>
          </w:tcPr>
          <w:p w14:paraId="110959FF" w14:textId="3548F35E" w:rsidR="00822472" w:rsidRPr="004830B2" w:rsidRDefault="00822472" w:rsidP="005B7F20">
            <w:pPr>
              <w:pStyle w:val="ListParagraph"/>
              <w:spacing w:line="360" w:lineRule="auto"/>
              <w:ind w:left="0"/>
              <w:rPr>
                <w:sz w:val="26"/>
                <w:szCs w:val="26"/>
              </w:rPr>
            </w:pPr>
            <w:r w:rsidRPr="004830B2">
              <w:rPr>
                <w:sz w:val="26"/>
                <w:szCs w:val="26"/>
              </w:rPr>
              <w:t>Cao</w:t>
            </w:r>
          </w:p>
        </w:tc>
      </w:tr>
      <w:tr w:rsidR="00822472" w:rsidRPr="004830B2" w14:paraId="4B4F4D82" w14:textId="77777777" w:rsidTr="005B7F20">
        <w:trPr>
          <w:trHeight w:val="647"/>
        </w:trPr>
        <w:tc>
          <w:tcPr>
            <w:tcW w:w="2996" w:type="dxa"/>
          </w:tcPr>
          <w:p w14:paraId="625A1F8D" w14:textId="6502C7AD" w:rsidR="00822472" w:rsidRPr="004830B2" w:rsidRDefault="00822472" w:rsidP="005B7F20">
            <w:pPr>
              <w:pStyle w:val="ListParagraph"/>
              <w:spacing w:line="360" w:lineRule="auto"/>
              <w:ind w:left="0"/>
              <w:rPr>
                <w:sz w:val="26"/>
                <w:szCs w:val="26"/>
              </w:rPr>
            </w:pPr>
            <w:r w:rsidRPr="004830B2">
              <w:rPr>
                <w:sz w:val="26"/>
                <w:szCs w:val="26"/>
              </w:rPr>
              <w:t>Quản lý dịch vụ</w:t>
            </w:r>
          </w:p>
        </w:tc>
        <w:tc>
          <w:tcPr>
            <w:tcW w:w="4395" w:type="dxa"/>
          </w:tcPr>
          <w:p w14:paraId="36794E2C" w14:textId="03A3AFBB" w:rsidR="00822472" w:rsidRPr="004830B2" w:rsidRDefault="00822472" w:rsidP="005B7F20">
            <w:pPr>
              <w:pStyle w:val="ListParagraph"/>
              <w:spacing w:line="360" w:lineRule="auto"/>
              <w:ind w:left="0"/>
              <w:rPr>
                <w:sz w:val="26"/>
                <w:szCs w:val="26"/>
              </w:rPr>
            </w:pPr>
            <w:r w:rsidRPr="004830B2">
              <w:rPr>
                <w:sz w:val="26"/>
                <w:szCs w:val="26"/>
              </w:rPr>
              <w:t>Thêm dịch vụ</w:t>
            </w:r>
          </w:p>
        </w:tc>
        <w:tc>
          <w:tcPr>
            <w:tcW w:w="1444" w:type="dxa"/>
          </w:tcPr>
          <w:p w14:paraId="66B8C1AD" w14:textId="529F8AD4" w:rsidR="00822472" w:rsidRPr="004830B2" w:rsidRDefault="00822472" w:rsidP="005B7F20">
            <w:pPr>
              <w:pStyle w:val="ListParagraph"/>
              <w:spacing w:line="360" w:lineRule="auto"/>
              <w:ind w:left="0"/>
              <w:rPr>
                <w:sz w:val="26"/>
                <w:szCs w:val="26"/>
              </w:rPr>
            </w:pPr>
            <w:r w:rsidRPr="004830B2">
              <w:rPr>
                <w:sz w:val="26"/>
                <w:szCs w:val="26"/>
              </w:rPr>
              <w:t>Trung bình</w:t>
            </w:r>
          </w:p>
        </w:tc>
      </w:tr>
      <w:tr w:rsidR="00822472" w:rsidRPr="004830B2" w14:paraId="763D4B04" w14:textId="77777777" w:rsidTr="005B7F20">
        <w:trPr>
          <w:trHeight w:val="656"/>
        </w:trPr>
        <w:tc>
          <w:tcPr>
            <w:tcW w:w="2996" w:type="dxa"/>
          </w:tcPr>
          <w:p w14:paraId="3C5D4A18" w14:textId="515A7E3A" w:rsidR="00822472" w:rsidRPr="004830B2" w:rsidRDefault="00822472" w:rsidP="005B7F20">
            <w:pPr>
              <w:pStyle w:val="ListParagraph"/>
              <w:spacing w:line="360" w:lineRule="auto"/>
              <w:ind w:left="0"/>
              <w:rPr>
                <w:sz w:val="26"/>
                <w:szCs w:val="26"/>
              </w:rPr>
            </w:pPr>
            <w:r w:rsidRPr="004830B2">
              <w:rPr>
                <w:sz w:val="26"/>
                <w:szCs w:val="26"/>
              </w:rPr>
              <w:t>Lập hóa đơn</w:t>
            </w:r>
          </w:p>
        </w:tc>
        <w:tc>
          <w:tcPr>
            <w:tcW w:w="4395" w:type="dxa"/>
          </w:tcPr>
          <w:p w14:paraId="61F05AB3" w14:textId="7EDCD40F" w:rsidR="00822472" w:rsidRPr="004830B2" w:rsidRDefault="00822472" w:rsidP="005B7F20">
            <w:pPr>
              <w:pStyle w:val="ListParagraph"/>
              <w:spacing w:line="360" w:lineRule="auto"/>
              <w:ind w:left="0"/>
              <w:rPr>
                <w:sz w:val="26"/>
                <w:szCs w:val="26"/>
              </w:rPr>
            </w:pPr>
            <w:r w:rsidRPr="004830B2">
              <w:rPr>
                <w:sz w:val="26"/>
                <w:szCs w:val="26"/>
              </w:rPr>
              <w:t>Tạo hóa đơn dịch vụ/sản phẩm</w:t>
            </w:r>
          </w:p>
        </w:tc>
        <w:tc>
          <w:tcPr>
            <w:tcW w:w="1444" w:type="dxa"/>
          </w:tcPr>
          <w:p w14:paraId="5CD47904" w14:textId="7B9C7611" w:rsidR="00822472" w:rsidRPr="004830B2" w:rsidRDefault="00822472" w:rsidP="005B7F20">
            <w:pPr>
              <w:pStyle w:val="ListParagraph"/>
              <w:spacing w:line="360" w:lineRule="auto"/>
              <w:ind w:left="0"/>
              <w:rPr>
                <w:sz w:val="26"/>
                <w:szCs w:val="26"/>
              </w:rPr>
            </w:pPr>
            <w:r w:rsidRPr="004830B2">
              <w:rPr>
                <w:sz w:val="26"/>
                <w:szCs w:val="26"/>
              </w:rPr>
              <w:t>Rất cao</w:t>
            </w:r>
          </w:p>
        </w:tc>
      </w:tr>
      <w:tr w:rsidR="00822472" w:rsidRPr="004830B2" w14:paraId="554D85FB" w14:textId="77777777" w:rsidTr="005B7F20">
        <w:trPr>
          <w:trHeight w:val="656"/>
        </w:trPr>
        <w:tc>
          <w:tcPr>
            <w:tcW w:w="2996" w:type="dxa"/>
          </w:tcPr>
          <w:p w14:paraId="2873DCB4" w14:textId="0AA57AC6" w:rsidR="00822472" w:rsidRPr="004830B2" w:rsidRDefault="00822472" w:rsidP="005B7F20">
            <w:pPr>
              <w:pStyle w:val="ListParagraph"/>
              <w:spacing w:line="360" w:lineRule="auto"/>
              <w:ind w:left="0"/>
              <w:rPr>
                <w:sz w:val="26"/>
                <w:szCs w:val="26"/>
              </w:rPr>
            </w:pPr>
            <w:r w:rsidRPr="004830B2">
              <w:rPr>
                <w:sz w:val="26"/>
                <w:szCs w:val="26"/>
              </w:rPr>
              <w:t>Ghi nhận chi tiết hóa đơn</w:t>
            </w:r>
          </w:p>
        </w:tc>
        <w:tc>
          <w:tcPr>
            <w:tcW w:w="4395" w:type="dxa"/>
          </w:tcPr>
          <w:p w14:paraId="7FE6AFCA" w14:textId="55E94B8E" w:rsidR="00822472" w:rsidRPr="004830B2" w:rsidRDefault="00822472" w:rsidP="005B7F20">
            <w:pPr>
              <w:pStyle w:val="ListParagraph"/>
              <w:spacing w:line="360" w:lineRule="auto"/>
              <w:ind w:left="0"/>
              <w:rPr>
                <w:sz w:val="26"/>
                <w:szCs w:val="26"/>
              </w:rPr>
            </w:pPr>
            <w:r w:rsidRPr="004830B2">
              <w:rPr>
                <w:sz w:val="26"/>
                <w:szCs w:val="26"/>
              </w:rPr>
              <w:t>Thêm dịch vụ vào hóa đơn</w:t>
            </w:r>
          </w:p>
        </w:tc>
        <w:tc>
          <w:tcPr>
            <w:tcW w:w="1444" w:type="dxa"/>
          </w:tcPr>
          <w:p w14:paraId="4FF2E6BF" w14:textId="2889CA1F" w:rsidR="00822472" w:rsidRPr="004830B2" w:rsidRDefault="00822472" w:rsidP="005B7F20">
            <w:pPr>
              <w:pStyle w:val="ListParagraph"/>
              <w:spacing w:line="360" w:lineRule="auto"/>
              <w:ind w:left="0"/>
              <w:rPr>
                <w:sz w:val="26"/>
                <w:szCs w:val="26"/>
              </w:rPr>
            </w:pPr>
            <w:r w:rsidRPr="004830B2">
              <w:rPr>
                <w:sz w:val="26"/>
                <w:szCs w:val="26"/>
              </w:rPr>
              <w:t>Rất cao</w:t>
            </w:r>
          </w:p>
        </w:tc>
      </w:tr>
      <w:tr w:rsidR="00822472" w:rsidRPr="004830B2" w14:paraId="18536BC7" w14:textId="77777777" w:rsidTr="005B7F20">
        <w:trPr>
          <w:trHeight w:val="656"/>
        </w:trPr>
        <w:tc>
          <w:tcPr>
            <w:tcW w:w="2996" w:type="dxa"/>
          </w:tcPr>
          <w:p w14:paraId="5E0A2820" w14:textId="424CE6B4" w:rsidR="00822472" w:rsidRPr="004830B2" w:rsidRDefault="00822472" w:rsidP="005B7F20">
            <w:pPr>
              <w:pStyle w:val="ListParagraph"/>
              <w:spacing w:line="360" w:lineRule="auto"/>
              <w:ind w:left="0"/>
              <w:rPr>
                <w:sz w:val="26"/>
                <w:szCs w:val="26"/>
              </w:rPr>
            </w:pPr>
            <w:r w:rsidRPr="004830B2">
              <w:rPr>
                <w:sz w:val="26"/>
                <w:szCs w:val="26"/>
              </w:rPr>
              <w:t>Khám bệnh</w:t>
            </w:r>
          </w:p>
        </w:tc>
        <w:tc>
          <w:tcPr>
            <w:tcW w:w="4395" w:type="dxa"/>
          </w:tcPr>
          <w:p w14:paraId="46B229B8" w14:textId="6767EC6B" w:rsidR="00822472" w:rsidRPr="004830B2" w:rsidRDefault="00822472" w:rsidP="005B7F20">
            <w:pPr>
              <w:pStyle w:val="ListParagraph"/>
              <w:spacing w:line="360" w:lineRule="auto"/>
              <w:ind w:left="0"/>
              <w:rPr>
                <w:sz w:val="26"/>
                <w:szCs w:val="26"/>
              </w:rPr>
            </w:pPr>
            <w:r w:rsidRPr="004830B2">
              <w:rPr>
                <w:sz w:val="26"/>
                <w:szCs w:val="26"/>
              </w:rPr>
              <w:t>Tạo phiếu khám, ghi nhận chuẩn đoán</w:t>
            </w:r>
          </w:p>
        </w:tc>
        <w:tc>
          <w:tcPr>
            <w:tcW w:w="1444" w:type="dxa"/>
          </w:tcPr>
          <w:p w14:paraId="3BF7465F" w14:textId="4A15EF09" w:rsidR="00822472" w:rsidRPr="004830B2" w:rsidRDefault="000B4BDA" w:rsidP="005B7F20">
            <w:pPr>
              <w:pStyle w:val="ListParagraph"/>
              <w:spacing w:line="360" w:lineRule="auto"/>
              <w:ind w:left="0"/>
              <w:rPr>
                <w:sz w:val="26"/>
                <w:szCs w:val="26"/>
              </w:rPr>
            </w:pPr>
            <w:r w:rsidRPr="004830B2">
              <w:rPr>
                <w:sz w:val="26"/>
                <w:szCs w:val="26"/>
              </w:rPr>
              <w:t>Trung bình</w:t>
            </w:r>
          </w:p>
        </w:tc>
      </w:tr>
      <w:tr w:rsidR="00822472" w:rsidRPr="004830B2" w14:paraId="40EFA125" w14:textId="77777777" w:rsidTr="005B7F20">
        <w:trPr>
          <w:trHeight w:val="656"/>
        </w:trPr>
        <w:tc>
          <w:tcPr>
            <w:tcW w:w="2996" w:type="dxa"/>
          </w:tcPr>
          <w:p w14:paraId="535A6CC9" w14:textId="1A5B0E5F" w:rsidR="00822472" w:rsidRPr="004830B2" w:rsidRDefault="00822472" w:rsidP="005B7F20">
            <w:pPr>
              <w:pStyle w:val="ListParagraph"/>
              <w:spacing w:line="360" w:lineRule="auto"/>
              <w:ind w:left="0"/>
              <w:rPr>
                <w:sz w:val="26"/>
                <w:szCs w:val="26"/>
              </w:rPr>
            </w:pPr>
            <w:r w:rsidRPr="004830B2">
              <w:rPr>
                <w:sz w:val="26"/>
                <w:szCs w:val="26"/>
              </w:rPr>
              <w:t>Tiêm phòng</w:t>
            </w:r>
          </w:p>
        </w:tc>
        <w:tc>
          <w:tcPr>
            <w:tcW w:w="4395" w:type="dxa"/>
          </w:tcPr>
          <w:p w14:paraId="4F0C3D66" w14:textId="5457B3B6" w:rsidR="00822472" w:rsidRPr="004830B2" w:rsidRDefault="000B4BDA" w:rsidP="005B7F20">
            <w:pPr>
              <w:pStyle w:val="ListParagraph"/>
              <w:spacing w:line="360" w:lineRule="auto"/>
              <w:ind w:left="0"/>
              <w:rPr>
                <w:sz w:val="26"/>
                <w:szCs w:val="26"/>
              </w:rPr>
            </w:pPr>
            <w:r w:rsidRPr="004830B2">
              <w:rPr>
                <w:sz w:val="26"/>
                <w:szCs w:val="26"/>
              </w:rPr>
              <w:t>Ghi nhận mũi tiêm</w:t>
            </w:r>
          </w:p>
        </w:tc>
        <w:tc>
          <w:tcPr>
            <w:tcW w:w="1444" w:type="dxa"/>
          </w:tcPr>
          <w:p w14:paraId="239C5EDA" w14:textId="788BFEA5" w:rsidR="00822472" w:rsidRPr="004830B2" w:rsidRDefault="000B4BDA" w:rsidP="005B7F20">
            <w:pPr>
              <w:pStyle w:val="ListParagraph"/>
              <w:spacing w:line="360" w:lineRule="auto"/>
              <w:ind w:left="0"/>
              <w:rPr>
                <w:sz w:val="26"/>
                <w:szCs w:val="26"/>
              </w:rPr>
            </w:pPr>
            <w:r w:rsidRPr="004830B2">
              <w:rPr>
                <w:sz w:val="26"/>
                <w:szCs w:val="26"/>
              </w:rPr>
              <w:t>Trung bình</w:t>
            </w:r>
          </w:p>
        </w:tc>
      </w:tr>
      <w:tr w:rsidR="00822472" w:rsidRPr="004830B2" w14:paraId="64808356" w14:textId="77777777" w:rsidTr="005B7F20">
        <w:trPr>
          <w:trHeight w:val="656"/>
        </w:trPr>
        <w:tc>
          <w:tcPr>
            <w:tcW w:w="2996" w:type="dxa"/>
          </w:tcPr>
          <w:p w14:paraId="4405DB03" w14:textId="5468E5B6" w:rsidR="00822472" w:rsidRPr="004830B2" w:rsidRDefault="00822472" w:rsidP="005B7F20">
            <w:pPr>
              <w:pStyle w:val="ListParagraph"/>
              <w:spacing w:line="360" w:lineRule="auto"/>
              <w:ind w:left="0"/>
              <w:rPr>
                <w:sz w:val="26"/>
                <w:szCs w:val="26"/>
              </w:rPr>
            </w:pPr>
            <w:r w:rsidRPr="004830B2">
              <w:rPr>
                <w:sz w:val="26"/>
                <w:szCs w:val="26"/>
              </w:rPr>
              <w:t>Quản lý nhân viên</w:t>
            </w:r>
          </w:p>
        </w:tc>
        <w:tc>
          <w:tcPr>
            <w:tcW w:w="4395" w:type="dxa"/>
          </w:tcPr>
          <w:p w14:paraId="2FAFE260" w14:textId="55D965BE" w:rsidR="00822472" w:rsidRPr="004830B2" w:rsidRDefault="000B4BDA" w:rsidP="005B7F20">
            <w:pPr>
              <w:pStyle w:val="ListParagraph"/>
              <w:spacing w:line="360" w:lineRule="auto"/>
              <w:ind w:left="0"/>
              <w:rPr>
                <w:sz w:val="26"/>
                <w:szCs w:val="26"/>
              </w:rPr>
            </w:pPr>
            <w:r w:rsidRPr="004830B2">
              <w:rPr>
                <w:sz w:val="26"/>
                <w:szCs w:val="26"/>
              </w:rPr>
              <w:t>Thêm nhân viên, Chuyển chi nhánh</w:t>
            </w:r>
          </w:p>
        </w:tc>
        <w:tc>
          <w:tcPr>
            <w:tcW w:w="1444" w:type="dxa"/>
          </w:tcPr>
          <w:p w14:paraId="098C4004" w14:textId="1346D823" w:rsidR="00822472" w:rsidRPr="004830B2" w:rsidRDefault="000B4BDA" w:rsidP="005B7F20">
            <w:pPr>
              <w:pStyle w:val="ListParagraph"/>
              <w:spacing w:line="360" w:lineRule="auto"/>
              <w:ind w:left="0"/>
              <w:rPr>
                <w:sz w:val="26"/>
                <w:szCs w:val="26"/>
              </w:rPr>
            </w:pPr>
            <w:r w:rsidRPr="004830B2">
              <w:rPr>
                <w:sz w:val="26"/>
                <w:szCs w:val="26"/>
              </w:rPr>
              <w:t>Thấp</w:t>
            </w:r>
          </w:p>
        </w:tc>
      </w:tr>
      <w:tr w:rsidR="00822472" w:rsidRPr="004830B2" w14:paraId="7A4F6FC5" w14:textId="77777777" w:rsidTr="005B7F20">
        <w:trPr>
          <w:trHeight w:val="656"/>
        </w:trPr>
        <w:tc>
          <w:tcPr>
            <w:tcW w:w="2996" w:type="dxa"/>
          </w:tcPr>
          <w:p w14:paraId="313B68B0" w14:textId="27AE0676" w:rsidR="00822472" w:rsidRPr="004830B2" w:rsidRDefault="00822472" w:rsidP="005B7F20">
            <w:pPr>
              <w:pStyle w:val="ListParagraph"/>
              <w:spacing w:line="360" w:lineRule="auto"/>
              <w:ind w:left="0"/>
              <w:rPr>
                <w:sz w:val="26"/>
                <w:szCs w:val="26"/>
              </w:rPr>
            </w:pPr>
            <w:r w:rsidRPr="004830B2">
              <w:rPr>
                <w:sz w:val="26"/>
                <w:szCs w:val="26"/>
              </w:rPr>
              <w:t>Quản lý chi nhánh</w:t>
            </w:r>
          </w:p>
        </w:tc>
        <w:tc>
          <w:tcPr>
            <w:tcW w:w="4395" w:type="dxa"/>
          </w:tcPr>
          <w:p w14:paraId="4F2BF7BC" w14:textId="1BCEE932" w:rsidR="00822472" w:rsidRPr="004830B2" w:rsidRDefault="000B4BDA" w:rsidP="005B7F20">
            <w:pPr>
              <w:pStyle w:val="ListParagraph"/>
              <w:spacing w:line="360" w:lineRule="auto"/>
              <w:ind w:left="0"/>
              <w:rPr>
                <w:sz w:val="26"/>
                <w:szCs w:val="26"/>
              </w:rPr>
            </w:pPr>
            <w:r w:rsidRPr="004830B2">
              <w:rPr>
                <w:sz w:val="26"/>
                <w:szCs w:val="26"/>
              </w:rPr>
              <w:t>Cập nhật địa chỉ</w:t>
            </w:r>
          </w:p>
        </w:tc>
        <w:tc>
          <w:tcPr>
            <w:tcW w:w="1444" w:type="dxa"/>
          </w:tcPr>
          <w:p w14:paraId="64CBD24B" w14:textId="0330FD8F" w:rsidR="00822472" w:rsidRPr="004830B2" w:rsidRDefault="000B4BDA" w:rsidP="005B7F20">
            <w:pPr>
              <w:pStyle w:val="ListParagraph"/>
              <w:spacing w:line="360" w:lineRule="auto"/>
              <w:ind w:left="0"/>
              <w:rPr>
                <w:sz w:val="26"/>
                <w:szCs w:val="26"/>
              </w:rPr>
            </w:pPr>
            <w:r w:rsidRPr="004830B2">
              <w:rPr>
                <w:sz w:val="26"/>
                <w:szCs w:val="26"/>
              </w:rPr>
              <w:t>Thấp</w:t>
            </w:r>
          </w:p>
        </w:tc>
      </w:tr>
    </w:tbl>
    <w:p w14:paraId="4473B249" w14:textId="77777777" w:rsidR="008E500C" w:rsidRPr="0081491A" w:rsidRDefault="008E500C" w:rsidP="000C080A">
      <w:pPr>
        <w:spacing w:line="360" w:lineRule="auto"/>
        <w:rPr>
          <w:b/>
          <w:bCs/>
          <w:sz w:val="32"/>
          <w:szCs w:val="32"/>
        </w:rPr>
      </w:pPr>
    </w:p>
    <w:p w14:paraId="6A36386E" w14:textId="478F01FA" w:rsidR="00F3207D" w:rsidRDefault="00EB2B91" w:rsidP="00F3207D">
      <w:pPr>
        <w:pStyle w:val="ListParagraph"/>
        <w:numPr>
          <w:ilvl w:val="0"/>
          <w:numId w:val="1"/>
        </w:numPr>
        <w:spacing w:line="360" w:lineRule="auto"/>
        <w:outlineLvl w:val="0"/>
        <w:rPr>
          <w:b/>
          <w:bCs/>
          <w:sz w:val="32"/>
          <w:szCs w:val="32"/>
        </w:rPr>
      </w:pPr>
      <w:bookmarkStart w:id="18" w:name="_Toc215516516"/>
      <w:r>
        <w:rPr>
          <w:b/>
          <w:bCs/>
          <w:sz w:val="32"/>
          <w:szCs w:val="32"/>
        </w:rPr>
        <w:lastRenderedPageBreak/>
        <w:t>Thiết kế dữ liệu mức quan niệm</w:t>
      </w:r>
      <w:bookmarkEnd w:id="18"/>
      <w:r>
        <w:rPr>
          <w:b/>
          <w:bCs/>
          <w:sz w:val="32"/>
          <w:szCs w:val="32"/>
        </w:rPr>
        <w:t xml:space="preserve"> </w:t>
      </w:r>
    </w:p>
    <w:p w14:paraId="39E2C3A4" w14:textId="77777777" w:rsidR="00B835A6" w:rsidRPr="00B835A6" w:rsidRDefault="00B835A6" w:rsidP="00B835A6">
      <w:pPr>
        <w:rPr>
          <w:sz w:val="26"/>
          <w:szCs w:val="26"/>
        </w:rPr>
      </w:pPr>
      <w:r w:rsidRPr="00B835A6">
        <w:rPr>
          <w:sz w:val="26"/>
          <w:szCs w:val="26"/>
        </w:rPr>
        <w:t>Thiết kế dữ liệu mức quan niệm (Conceptual Data Model) là giai đoạn mô hình hóa tổng thể dữ liệu ở mức trừu tượng, không phụ thuộc vào hệ quản trị cơ sở dữ liệu hay cách cài đặt vật lý.</w:t>
      </w:r>
      <w:r w:rsidRPr="00B835A6">
        <w:rPr>
          <w:sz w:val="26"/>
          <w:szCs w:val="26"/>
        </w:rPr>
        <w:br/>
        <w:t>Mục tiêu của mức quan niệm là:</w:t>
      </w:r>
    </w:p>
    <w:p w14:paraId="4B78417F" w14:textId="77777777" w:rsidR="00B835A6" w:rsidRPr="00F80004" w:rsidRDefault="00B835A6" w:rsidP="00F80004">
      <w:pPr>
        <w:pStyle w:val="ListParagraph"/>
        <w:numPr>
          <w:ilvl w:val="0"/>
          <w:numId w:val="15"/>
        </w:numPr>
        <w:rPr>
          <w:sz w:val="26"/>
          <w:szCs w:val="26"/>
        </w:rPr>
      </w:pPr>
      <w:r w:rsidRPr="00F80004">
        <w:rPr>
          <w:sz w:val="26"/>
          <w:szCs w:val="26"/>
        </w:rPr>
        <w:t>Xác định đầy đủ các thực thể, thuộc tính, và mối quan hệ trong hệ thống.</w:t>
      </w:r>
    </w:p>
    <w:p w14:paraId="5F757396" w14:textId="77777777" w:rsidR="00B835A6" w:rsidRPr="00F80004" w:rsidRDefault="00B835A6" w:rsidP="00F80004">
      <w:pPr>
        <w:pStyle w:val="ListParagraph"/>
        <w:numPr>
          <w:ilvl w:val="0"/>
          <w:numId w:val="15"/>
        </w:numPr>
        <w:rPr>
          <w:sz w:val="26"/>
          <w:szCs w:val="26"/>
        </w:rPr>
      </w:pPr>
      <w:r w:rsidRPr="00F80004">
        <w:rPr>
          <w:sz w:val="26"/>
          <w:szCs w:val="26"/>
        </w:rPr>
        <w:t>Mô tả nghiệp vụ dưới dạng dữ liệu một cách tự nhiên, trực quan và dễ hiểu.</w:t>
      </w:r>
    </w:p>
    <w:p w14:paraId="37E02227" w14:textId="77777777" w:rsidR="00B835A6" w:rsidRPr="00F80004" w:rsidRDefault="00B835A6" w:rsidP="00F80004">
      <w:pPr>
        <w:pStyle w:val="ListParagraph"/>
        <w:numPr>
          <w:ilvl w:val="0"/>
          <w:numId w:val="15"/>
        </w:numPr>
        <w:rPr>
          <w:sz w:val="26"/>
          <w:szCs w:val="26"/>
        </w:rPr>
      </w:pPr>
      <w:r w:rsidRPr="00F80004">
        <w:rPr>
          <w:sz w:val="26"/>
          <w:szCs w:val="26"/>
        </w:rPr>
        <w:t>Đảm bảo mô hình phản ánh đúng nhu cầu thực tế của bài toán.</w:t>
      </w:r>
    </w:p>
    <w:p w14:paraId="2C8AF1C9" w14:textId="77777777" w:rsidR="00B835A6" w:rsidRPr="00F80004" w:rsidRDefault="00B835A6" w:rsidP="00F80004">
      <w:pPr>
        <w:pStyle w:val="ListParagraph"/>
        <w:numPr>
          <w:ilvl w:val="0"/>
          <w:numId w:val="15"/>
        </w:numPr>
        <w:rPr>
          <w:sz w:val="26"/>
          <w:szCs w:val="26"/>
        </w:rPr>
      </w:pPr>
      <w:r w:rsidRPr="00F80004">
        <w:rPr>
          <w:sz w:val="26"/>
          <w:szCs w:val="26"/>
        </w:rPr>
        <w:t>Làm cơ sở để chuyển sang thiết kế mức logic và vật lý.</w:t>
      </w:r>
    </w:p>
    <w:p w14:paraId="4002F1DE" w14:textId="73BCB1AB" w:rsidR="004830B2" w:rsidRDefault="00B835A6" w:rsidP="00CB0A09">
      <w:pPr>
        <w:rPr>
          <w:sz w:val="26"/>
          <w:szCs w:val="26"/>
        </w:rPr>
      </w:pPr>
      <w:r w:rsidRPr="00B835A6">
        <w:rPr>
          <w:sz w:val="26"/>
          <w:szCs w:val="26"/>
        </w:rPr>
        <w:t>Tại mức này, nhóm xây dựng Business Rules, xác định các thực thể, và hoàn thiện mô hình ER làm nền tảng cho các giai đoạn tiếp theo.</w:t>
      </w:r>
    </w:p>
    <w:p w14:paraId="3E6F388B" w14:textId="77777777" w:rsidR="00E76E8E" w:rsidRPr="00CB0A09" w:rsidRDefault="00E76E8E" w:rsidP="00CB0A09">
      <w:pPr>
        <w:rPr>
          <w:sz w:val="26"/>
          <w:szCs w:val="26"/>
        </w:rPr>
      </w:pPr>
    </w:p>
    <w:p w14:paraId="48BA481D" w14:textId="2DB2CE13" w:rsidR="000B4BDA" w:rsidRDefault="000B4BDA" w:rsidP="00314951">
      <w:pPr>
        <w:pStyle w:val="ListParagraph"/>
        <w:numPr>
          <w:ilvl w:val="1"/>
          <w:numId w:val="1"/>
        </w:numPr>
        <w:outlineLvl w:val="1"/>
        <w:rPr>
          <w:b/>
          <w:bCs/>
          <w:sz w:val="32"/>
          <w:szCs w:val="32"/>
        </w:rPr>
      </w:pPr>
      <w:bookmarkStart w:id="19" w:name="_Toc215397073"/>
      <w:bookmarkStart w:id="20" w:name="_Toc215516517"/>
      <w:r w:rsidRPr="0081491A">
        <w:rPr>
          <w:b/>
          <w:bCs/>
          <w:sz w:val="32"/>
          <w:szCs w:val="32"/>
        </w:rPr>
        <w:t>Business Rules (Ràng buộc nghiệp vụ)</w:t>
      </w:r>
      <w:bookmarkEnd w:id="19"/>
      <w:bookmarkEnd w:id="20"/>
    </w:p>
    <w:p w14:paraId="4B106E1F" w14:textId="77777777" w:rsidR="00900099" w:rsidRDefault="00900099" w:rsidP="00900099">
      <w:pPr>
        <w:pStyle w:val="NormalWeb"/>
        <w:spacing w:line="360" w:lineRule="auto"/>
        <w:ind w:left="360"/>
        <w:rPr>
          <w:sz w:val="26"/>
          <w:szCs w:val="26"/>
        </w:rPr>
      </w:pPr>
      <w:r w:rsidRPr="003D1CB1">
        <w:rPr>
          <w:sz w:val="26"/>
          <w:szCs w:val="26"/>
        </w:rPr>
        <w:t>Hệ thống PetCareX hoạt động dựa trên các quy tắc nghiệp vụ giúp đảm bảo tính nhất quán và hợp lý của dữ liệu.</w:t>
      </w:r>
      <w:r w:rsidRPr="003D1CB1">
        <w:rPr>
          <w:sz w:val="26"/>
          <w:szCs w:val="26"/>
        </w:rPr>
        <w:br/>
        <w:t>Các quy tắc chính được nhóm xác định như sau:</w:t>
      </w:r>
    </w:p>
    <w:p w14:paraId="505D6CDC" w14:textId="77777777" w:rsidR="00900099" w:rsidRPr="009646D1" w:rsidRDefault="00900099" w:rsidP="00900099">
      <w:pPr>
        <w:pStyle w:val="NormalWeb"/>
        <w:numPr>
          <w:ilvl w:val="0"/>
          <w:numId w:val="2"/>
        </w:numPr>
        <w:spacing w:line="360" w:lineRule="auto"/>
        <w:rPr>
          <w:sz w:val="26"/>
          <w:szCs w:val="26"/>
        </w:rPr>
      </w:pPr>
      <w:r w:rsidRPr="009646D1">
        <w:rPr>
          <w:sz w:val="26"/>
          <w:szCs w:val="26"/>
        </w:rPr>
        <w:t>Mỗi khách có thể nuôi nhiều thú cưng, mỗi thú chỉ thuộc một khách hàng.</w:t>
      </w:r>
    </w:p>
    <w:p w14:paraId="2B260658" w14:textId="77777777" w:rsidR="00900099" w:rsidRPr="009646D1" w:rsidRDefault="00900099" w:rsidP="00900099">
      <w:pPr>
        <w:pStyle w:val="NormalWeb"/>
        <w:numPr>
          <w:ilvl w:val="0"/>
          <w:numId w:val="2"/>
        </w:numPr>
        <w:spacing w:line="360" w:lineRule="auto"/>
        <w:rPr>
          <w:sz w:val="26"/>
          <w:szCs w:val="26"/>
        </w:rPr>
      </w:pPr>
      <w:r w:rsidRPr="009646D1">
        <w:rPr>
          <w:sz w:val="26"/>
          <w:szCs w:val="26"/>
        </w:rPr>
        <w:t>Mỗi hóa đơn được lập bởi đúng một nhân viên tại một chi nhánh.</w:t>
      </w:r>
    </w:p>
    <w:p w14:paraId="6CCE3050" w14:textId="77777777" w:rsidR="00900099" w:rsidRPr="009646D1" w:rsidRDefault="00900099" w:rsidP="00900099">
      <w:pPr>
        <w:pStyle w:val="NormalWeb"/>
        <w:numPr>
          <w:ilvl w:val="0"/>
          <w:numId w:val="2"/>
        </w:numPr>
        <w:spacing w:line="360" w:lineRule="auto"/>
        <w:rPr>
          <w:sz w:val="26"/>
          <w:szCs w:val="26"/>
        </w:rPr>
      </w:pPr>
      <w:r w:rsidRPr="009646D1">
        <w:rPr>
          <w:sz w:val="26"/>
          <w:szCs w:val="26"/>
        </w:rPr>
        <w:t>Một thú cưng có thể được khám hoặc tiêm nhiều lần.</w:t>
      </w:r>
    </w:p>
    <w:p w14:paraId="3D205ECE" w14:textId="77777777" w:rsidR="00900099" w:rsidRPr="009646D1" w:rsidRDefault="00900099" w:rsidP="00900099">
      <w:pPr>
        <w:pStyle w:val="NormalWeb"/>
        <w:numPr>
          <w:ilvl w:val="0"/>
          <w:numId w:val="2"/>
        </w:numPr>
        <w:spacing w:line="360" w:lineRule="auto"/>
        <w:rPr>
          <w:sz w:val="26"/>
          <w:szCs w:val="26"/>
        </w:rPr>
      </w:pPr>
      <w:r w:rsidRPr="009646D1">
        <w:rPr>
          <w:sz w:val="26"/>
          <w:szCs w:val="26"/>
        </w:rPr>
        <w:t>Chỉ thú cưng có hồ sơ hợp lệ mới được tiêm vaccine.</w:t>
      </w:r>
    </w:p>
    <w:p w14:paraId="1DE1D47D" w14:textId="77777777" w:rsidR="00900099" w:rsidRPr="009646D1" w:rsidRDefault="00900099" w:rsidP="00900099">
      <w:pPr>
        <w:pStyle w:val="NormalWeb"/>
        <w:numPr>
          <w:ilvl w:val="0"/>
          <w:numId w:val="2"/>
        </w:numPr>
        <w:spacing w:line="360" w:lineRule="auto"/>
        <w:rPr>
          <w:sz w:val="26"/>
          <w:szCs w:val="26"/>
        </w:rPr>
      </w:pPr>
      <w:r w:rsidRPr="009646D1">
        <w:rPr>
          <w:sz w:val="26"/>
          <w:szCs w:val="26"/>
        </w:rPr>
        <w:t>Điểm tích lũy = Tổng chi tiêu / 50.000.</w:t>
      </w:r>
    </w:p>
    <w:p w14:paraId="7BA1761B" w14:textId="77777777" w:rsidR="00900099" w:rsidRPr="009646D1" w:rsidRDefault="00900099" w:rsidP="00900099">
      <w:pPr>
        <w:pStyle w:val="NormalWeb"/>
        <w:numPr>
          <w:ilvl w:val="0"/>
          <w:numId w:val="2"/>
        </w:numPr>
        <w:spacing w:line="360" w:lineRule="auto"/>
        <w:rPr>
          <w:sz w:val="26"/>
          <w:szCs w:val="26"/>
        </w:rPr>
      </w:pPr>
      <w:r w:rsidRPr="009646D1">
        <w:rPr>
          <w:sz w:val="26"/>
          <w:szCs w:val="26"/>
        </w:rPr>
        <w:t>Cấp hội viên thay đổi dựa trên chi tiêu năm.</w:t>
      </w:r>
    </w:p>
    <w:p w14:paraId="7C3CDA93" w14:textId="77777777" w:rsidR="00900099" w:rsidRPr="009646D1" w:rsidRDefault="00900099" w:rsidP="00900099">
      <w:pPr>
        <w:pStyle w:val="NormalWeb"/>
        <w:numPr>
          <w:ilvl w:val="0"/>
          <w:numId w:val="2"/>
        </w:numPr>
        <w:spacing w:line="360" w:lineRule="auto"/>
        <w:rPr>
          <w:sz w:val="26"/>
          <w:szCs w:val="26"/>
        </w:rPr>
      </w:pPr>
      <w:r w:rsidRPr="009646D1">
        <w:rPr>
          <w:sz w:val="26"/>
          <w:szCs w:val="26"/>
        </w:rPr>
        <w:t>Mỗi đánh giá gắn liền với một hóa đơn cụ thể.</w:t>
      </w:r>
    </w:p>
    <w:p w14:paraId="459A217A" w14:textId="77777777" w:rsidR="00900099" w:rsidRPr="009646D1" w:rsidRDefault="00900099" w:rsidP="00900099">
      <w:pPr>
        <w:pStyle w:val="NormalWeb"/>
        <w:numPr>
          <w:ilvl w:val="0"/>
          <w:numId w:val="2"/>
        </w:numPr>
        <w:spacing w:line="360" w:lineRule="auto"/>
        <w:rPr>
          <w:sz w:val="26"/>
          <w:szCs w:val="26"/>
        </w:rPr>
      </w:pPr>
      <w:r w:rsidRPr="009646D1">
        <w:rPr>
          <w:rStyle w:val="Strong"/>
          <w:rFonts w:eastAsiaTheme="majorEastAsia"/>
          <w:b w:val="0"/>
          <w:bCs w:val="0"/>
          <w:sz w:val="26"/>
          <w:szCs w:val="26"/>
        </w:rPr>
        <w:t>Một dịch vụ có thể được cung cấp ở nhiều chi nhánh</w:t>
      </w:r>
      <w:r w:rsidRPr="009646D1">
        <w:rPr>
          <w:sz w:val="26"/>
          <w:szCs w:val="26"/>
        </w:rPr>
        <w:t>, nhưng giá dịch vụ tại các chi nhánh có thể khác nhau tùy chính sách.</w:t>
      </w:r>
    </w:p>
    <w:p w14:paraId="45032AB3" w14:textId="77777777" w:rsidR="00900099" w:rsidRPr="009646D1" w:rsidRDefault="00900099" w:rsidP="00900099">
      <w:pPr>
        <w:pStyle w:val="NormalWeb"/>
        <w:numPr>
          <w:ilvl w:val="0"/>
          <w:numId w:val="2"/>
        </w:numPr>
        <w:spacing w:line="360" w:lineRule="auto"/>
        <w:rPr>
          <w:sz w:val="26"/>
          <w:szCs w:val="26"/>
        </w:rPr>
      </w:pPr>
      <w:r w:rsidRPr="009646D1">
        <w:rPr>
          <w:rStyle w:val="Strong"/>
          <w:rFonts w:eastAsiaTheme="majorEastAsia"/>
          <w:b w:val="0"/>
          <w:bCs w:val="0"/>
          <w:sz w:val="26"/>
          <w:szCs w:val="26"/>
        </w:rPr>
        <w:t>Một nhân viên có thể được điều động sang chi nhánh khác</w:t>
      </w:r>
      <w:r w:rsidRPr="009646D1">
        <w:rPr>
          <w:sz w:val="26"/>
          <w:szCs w:val="26"/>
        </w:rPr>
        <w:t xml:space="preserve">, nhưng tại một thời điểm chỉ được làm việc ở </w:t>
      </w:r>
      <w:r w:rsidRPr="009646D1">
        <w:rPr>
          <w:rStyle w:val="Strong"/>
          <w:rFonts w:eastAsiaTheme="majorEastAsia"/>
          <w:b w:val="0"/>
          <w:bCs w:val="0"/>
          <w:sz w:val="26"/>
          <w:szCs w:val="26"/>
        </w:rPr>
        <w:t>một chi nhánh duy nhất</w:t>
      </w:r>
      <w:r w:rsidRPr="009646D1">
        <w:rPr>
          <w:sz w:val="26"/>
          <w:szCs w:val="26"/>
        </w:rPr>
        <w:t>.</w:t>
      </w:r>
    </w:p>
    <w:p w14:paraId="2589E5A7" w14:textId="77777777" w:rsidR="00900099" w:rsidRPr="009646D1" w:rsidRDefault="00900099" w:rsidP="00900099">
      <w:pPr>
        <w:pStyle w:val="NormalWeb"/>
        <w:numPr>
          <w:ilvl w:val="0"/>
          <w:numId w:val="2"/>
        </w:numPr>
        <w:spacing w:line="360" w:lineRule="auto"/>
        <w:rPr>
          <w:sz w:val="26"/>
          <w:szCs w:val="26"/>
        </w:rPr>
      </w:pPr>
      <w:r w:rsidRPr="009646D1">
        <w:rPr>
          <w:rStyle w:val="Strong"/>
          <w:rFonts w:eastAsiaTheme="majorEastAsia"/>
          <w:b w:val="0"/>
          <w:bCs w:val="0"/>
          <w:sz w:val="26"/>
          <w:szCs w:val="26"/>
        </w:rPr>
        <w:t>Mỗi đánh giá dịch vụ phải gắn liền với một hóa đơn hợp lệ</w:t>
      </w:r>
      <w:r w:rsidRPr="009646D1">
        <w:rPr>
          <w:sz w:val="26"/>
          <w:szCs w:val="26"/>
        </w:rPr>
        <w:t>, đảm bảo rằng chỉ khách hàng đã sử dụng dịch vụ mới được đánh giá.</w:t>
      </w:r>
    </w:p>
    <w:p w14:paraId="363BFC3A" w14:textId="77777777" w:rsidR="00900099" w:rsidRPr="009646D1" w:rsidRDefault="00900099" w:rsidP="00900099">
      <w:pPr>
        <w:pStyle w:val="NormalWeb"/>
        <w:numPr>
          <w:ilvl w:val="0"/>
          <w:numId w:val="2"/>
        </w:numPr>
        <w:spacing w:line="360" w:lineRule="auto"/>
        <w:rPr>
          <w:sz w:val="26"/>
          <w:szCs w:val="26"/>
        </w:rPr>
      </w:pPr>
      <w:r w:rsidRPr="009646D1">
        <w:rPr>
          <w:rStyle w:val="Strong"/>
          <w:rFonts w:eastAsiaTheme="majorEastAsia"/>
          <w:b w:val="0"/>
          <w:bCs w:val="0"/>
          <w:sz w:val="26"/>
          <w:szCs w:val="26"/>
        </w:rPr>
        <w:t>Một hóa đơn có thể bao gồm nhiều dịch vụ và sản phẩm</w:t>
      </w:r>
      <w:r w:rsidRPr="009646D1">
        <w:rPr>
          <w:sz w:val="26"/>
          <w:szCs w:val="26"/>
        </w:rPr>
        <w:t xml:space="preserve">, nhưng tất cả phải thuộc </w:t>
      </w:r>
      <w:r w:rsidRPr="009646D1">
        <w:rPr>
          <w:rStyle w:val="Strong"/>
          <w:rFonts w:eastAsiaTheme="majorEastAsia"/>
          <w:b w:val="0"/>
          <w:bCs w:val="0"/>
          <w:sz w:val="26"/>
          <w:szCs w:val="26"/>
        </w:rPr>
        <w:t>cùng một chi nhánh</w:t>
      </w:r>
      <w:r w:rsidRPr="009646D1">
        <w:rPr>
          <w:sz w:val="26"/>
          <w:szCs w:val="26"/>
        </w:rPr>
        <w:t>.</w:t>
      </w:r>
    </w:p>
    <w:p w14:paraId="128D1FFA" w14:textId="3DE01273" w:rsidR="00900099" w:rsidRPr="009646D1" w:rsidRDefault="00900099" w:rsidP="00F52020">
      <w:pPr>
        <w:pStyle w:val="NormalWeb"/>
        <w:numPr>
          <w:ilvl w:val="0"/>
          <w:numId w:val="2"/>
        </w:numPr>
        <w:spacing w:line="360" w:lineRule="auto"/>
        <w:rPr>
          <w:sz w:val="26"/>
          <w:szCs w:val="26"/>
        </w:rPr>
      </w:pPr>
      <w:r w:rsidRPr="009646D1">
        <w:rPr>
          <w:rStyle w:val="Strong"/>
          <w:rFonts w:eastAsiaTheme="majorEastAsia"/>
          <w:b w:val="0"/>
          <w:bCs w:val="0"/>
          <w:sz w:val="26"/>
          <w:szCs w:val="26"/>
        </w:rPr>
        <w:lastRenderedPageBreak/>
        <w:t>Vaccine trong gói tiêm định kỳ</w:t>
      </w:r>
      <w:r w:rsidRPr="009646D1">
        <w:rPr>
          <w:sz w:val="26"/>
          <w:szCs w:val="26"/>
        </w:rPr>
        <w:t xml:space="preserve"> phải được tiêm đúng theo lịch hẹn đã thiết lập; nếu trễ hẹn, hệ thống cần ghi nhận lý do hoặc thông báo cho khách hàng.</w:t>
      </w:r>
    </w:p>
    <w:p w14:paraId="073712B1" w14:textId="590506AF" w:rsidR="002B7EFE" w:rsidRDefault="002B7EFE" w:rsidP="00F52020">
      <w:pPr>
        <w:pStyle w:val="NormalWeb"/>
        <w:numPr>
          <w:ilvl w:val="0"/>
          <w:numId w:val="2"/>
        </w:numPr>
        <w:spacing w:line="360" w:lineRule="auto"/>
        <w:rPr>
          <w:sz w:val="26"/>
          <w:szCs w:val="26"/>
        </w:rPr>
      </w:pPr>
      <w:r w:rsidRPr="002B7EFE">
        <w:rPr>
          <w:sz w:val="26"/>
          <w:szCs w:val="26"/>
        </w:rPr>
        <w:t>Khi bán sản phẩm, số lượng tồn kho phải lớn hơn hoặc bằng số lượng bán ra.</w:t>
      </w:r>
    </w:p>
    <w:p w14:paraId="65018E5D" w14:textId="7BE18568" w:rsidR="008E500C" w:rsidRPr="00F52020" w:rsidRDefault="00023860" w:rsidP="00F52020">
      <w:pPr>
        <w:pStyle w:val="NormalWeb"/>
        <w:numPr>
          <w:ilvl w:val="0"/>
          <w:numId w:val="2"/>
        </w:numPr>
        <w:spacing w:line="360" w:lineRule="auto"/>
        <w:rPr>
          <w:sz w:val="26"/>
          <w:szCs w:val="26"/>
        </w:rPr>
      </w:pPr>
      <w:r w:rsidRPr="00023860">
        <w:rPr>
          <w:sz w:val="26"/>
          <w:szCs w:val="26"/>
        </w:rPr>
        <w:t>Tổng trị giá của hóa đơn phải bằng tổng thành tiền của tất cả các chi tiết hóa đơn.</w:t>
      </w:r>
    </w:p>
    <w:p w14:paraId="6AA545EE" w14:textId="1A53A92E" w:rsidR="00F52020" w:rsidRDefault="00900099" w:rsidP="00CB0A09">
      <w:pPr>
        <w:pStyle w:val="ListParagraph"/>
        <w:numPr>
          <w:ilvl w:val="1"/>
          <w:numId w:val="1"/>
        </w:numPr>
        <w:outlineLvl w:val="1"/>
        <w:rPr>
          <w:b/>
          <w:bCs/>
          <w:sz w:val="32"/>
          <w:szCs w:val="32"/>
        </w:rPr>
      </w:pPr>
      <w:bookmarkStart w:id="21" w:name="_Toc215516518"/>
      <w:r>
        <w:rPr>
          <w:b/>
          <w:bCs/>
          <w:sz w:val="32"/>
          <w:szCs w:val="32"/>
        </w:rPr>
        <w:t>Các thực thể</w:t>
      </w:r>
      <w:bookmarkEnd w:id="21"/>
      <w:r>
        <w:rPr>
          <w:b/>
          <w:bCs/>
          <w:sz w:val="32"/>
          <w:szCs w:val="32"/>
        </w:rPr>
        <w:t xml:space="preserve"> </w:t>
      </w:r>
    </w:p>
    <w:p w14:paraId="7E3F3558" w14:textId="77777777" w:rsidR="001C25E7" w:rsidRPr="00CB0A09" w:rsidRDefault="001C25E7" w:rsidP="001C25E7">
      <w:pPr>
        <w:pStyle w:val="ListParagraph"/>
        <w:outlineLvl w:val="1"/>
        <w:rPr>
          <w:b/>
          <w:bCs/>
          <w:sz w:val="32"/>
          <w:szCs w:val="32"/>
        </w:rPr>
      </w:pPr>
    </w:p>
    <w:tbl>
      <w:tblPr>
        <w:tblStyle w:val="TableGrid"/>
        <w:tblW w:w="9862" w:type="dxa"/>
        <w:tblInd w:w="-147" w:type="dxa"/>
        <w:tblLayout w:type="fixed"/>
        <w:tblLook w:val="04A0" w:firstRow="1" w:lastRow="0" w:firstColumn="1" w:lastColumn="0" w:noHBand="0" w:noVBand="1"/>
      </w:tblPr>
      <w:tblGrid>
        <w:gridCol w:w="3261"/>
        <w:gridCol w:w="6601"/>
      </w:tblGrid>
      <w:tr w:rsidR="00900099" w14:paraId="5546A22B" w14:textId="77777777" w:rsidTr="006A33E7">
        <w:trPr>
          <w:trHeight w:val="492"/>
        </w:trPr>
        <w:tc>
          <w:tcPr>
            <w:tcW w:w="3261" w:type="dxa"/>
          </w:tcPr>
          <w:p w14:paraId="54B8C60F" w14:textId="77777777" w:rsidR="00900099" w:rsidRPr="006A33E7" w:rsidRDefault="00900099" w:rsidP="006A33E7">
            <w:pPr>
              <w:pStyle w:val="ListParagraph"/>
              <w:spacing w:line="360" w:lineRule="auto"/>
              <w:ind w:left="0"/>
              <w:jc w:val="center"/>
              <w:rPr>
                <w:b/>
                <w:sz w:val="25"/>
                <w:szCs w:val="25"/>
              </w:rPr>
            </w:pPr>
            <w:r w:rsidRPr="006A33E7">
              <w:rPr>
                <w:b/>
                <w:sz w:val="25"/>
                <w:szCs w:val="25"/>
              </w:rPr>
              <w:t>Thực Thể</w:t>
            </w:r>
          </w:p>
        </w:tc>
        <w:tc>
          <w:tcPr>
            <w:tcW w:w="6601" w:type="dxa"/>
          </w:tcPr>
          <w:p w14:paraId="4F92FED2" w14:textId="4DC72498" w:rsidR="00900099" w:rsidRPr="006A33E7" w:rsidRDefault="00900099" w:rsidP="006A33E7">
            <w:pPr>
              <w:pStyle w:val="ListParagraph"/>
              <w:spacing w:line="360" w:lineRule="auto"/>
              <w:ind w:left="0"/>
              <w:jc w:val="center"/>
              <w:rPr>
                <w:b/>
                <w:sz w:val="25"/>
                <w:szCs w:val="25"/>
              </w:rPr>
            </w:pPr>
            <w:r w:rsidRPr="006A33E7">
              <w:rPr>
                <w:b/>
                <w:sz w:val="25"/>
                <w:szCs w:val="25"/>
              </w:rPr>
              <w:t xml:space="preserve">Thuộc </w:t>
            </w:r>
            <w:r w:rsidR="006A33E7">
              <w:rPr>
                <w:b/>
                <w:bCs/>
                <w:sz w:val="25"/>
                <w:szCs w:val="25"/>
              </w:rPr>
              <w:t>T</w:t>
            </w:r>
            <w:r w:rsidRPr="006A33E7">
              <w:rPr>
                <w:b/>
                <w:bCs/>
                <w:sz w:val="25"/>
                <w:szCs w:val="25"/>
              </w:rPr>
              <w:t xml:space="preserve">ính </w:t>
            </w:r>
            <w:r w:rsidR="006A33E7">
              <w:rPr>
                <w:b/>
                <w:bCs/>
                <w:sz w:val="25"/>
                <w:szCs w:val="25"/>
              </w:rPr>
              <w:t>C</w:t>
            </w:r>
            <w:r w:rsidRPr="006A33E7">
              <w:rPr>
                <w:b/>
                <w:bCs/>
                <w:sz w:val="25"/>
                <w:szCs w:val="25"/>
              </w:rPr>
              <w:t>hính</w:t>
            </w:r>
          </w:p>
        </w:tc>
      </w:tr>
      <w:tr w:rsidR="00900099" w14:paraId="508CF76A" w14:textId="77777777" w:rsidTr="006A33E7">
        <w:trPr>
          <w:trHeight w:val="501"/>
        </w:trPr>
        <w:tc>
          <w:tcPr>
            <w:tcW w:w="3261" w:type="dxa"/>
          </w:tcPr>
          <w:p w14:paraId="11C82A55" w14:textId="77777777" w:rsidR="00900099" w:rsidRPr="004E13E4" w:rsidRDefault="00900099">
            <w:pPr>
              <w:pStyle w:val="ListParagraph"/>
              <w:spacing w:line="360" w:lineRule="auto"/>
              <w:ind w:left="0"/>
              <w:rPr>
                <w:sz w:val="25"/>
                <w:szCs w:val="25"/>
              </w:rPr>
            </w:pPr>
            <w:r w:rsidRPr="004E13E4">
              <w:rPr>
                <w:sz w:val="25"/>
                <w:szCs w:val="25"/>
              </w:rPr>
              <w:t>KHACH_HANG</w:t>
            </w:r>
          </w:p>
        </w:tc>
        <w:tc>
          <w:tcPr>
            <w:tcW w:w="6601" w:type="dxa"/>
          </w:tcPr>
          <w:p w14:paraId="470CC922" w14:textId="29553210" w:rsidR="00900099" w:rsidRPr="004E13E4" w:rsidRDefault="00900099">
            <w:pPr>
              <w:pStyle w:val="ListParagraph"/>
              <w:spacing w:line="360" w:lineRule="auto"/>
              <w:ind w:left="0"/>
              <w:rPr>
                <w:sz w:val="25"/>
                <w:szCs w:val="25"/>
              </w:rPr>
            </w:pPr>
            <w:r w:rsidRPr="004E13E4">
              <w:rPr>
                <w:sz w:val="25"/>
                <w:szCs w:val="25"/>
              </w:rPr>
              <w:t>MaKH, TenKH, SDT, Email, CCCD, GioiTinh, NgaySinh, DiemLoyalty</w:t>
            </w:r>
          </w:p>
        </w:tc>
      </w:tr>
      <w:tr w:rsidR="00900099" w14:paraId="1D54482B" w14:textId="77777777" w:rsidTr="006A33E7">
        <w:trPr>
          <w:trHeight w:val="501"/>
        </w:trPr>
        <w:tc>
          <w:tcPr>
            <w:tcW w:w="3261" w:type="dxa"/>
          </w:tcPr>
          <w:p w14:paraId="4AFC8416" w14:textId="77777777" w:rsidR="00900099" w:rsidRPr="004E13E4" w:rsidRDefault="00900099">
            <w:pPr>
              <w:pStyle w:val="ListParagraph"/>
              <w:spacing w:line="360" w:lineRule="auto"/>
              <w:ind w:left="0"/>
              <w:rPr>
                <w:sz w:val="25"/>
                <w:szCs w:val="25"/>
              </w:rPr>
            </w:pPr>
            <w:r w:rsidRPr="004E13E4">
              <w:rPr>
                <w:sz w:val="25"/>
                <w:szCs w:val="25"/>
              </w:rPr>
              <w:t>HANG_THANH_VIEN</w:t>
            </w:r>
          </w:p>
        </w:tc>
        <w:tc>
          <w:tcPr>
            <w:tcW w:w="6601" w:type="dxa"/>
          </w:tcPr>
          <w:p w14:paraId="54640D04" w14:textId="644F204D" w:rsidR="00900099" w:rsidRPr="004E13E4" w:rsidRDefault="00900099">
            <w:pPr>
              <w:pStyle w:val="ListParagraph"/>
              <w:spacing w:line="360" w:lineRule="auto"/>
              <w:ind w:left="0"/>
              <w:rPr>
                <w:sz w:val="25"/>
                <w:szCs w:val="25"/>
              </w:rPr>
            </w:pPr>
            <w:r w:rsidRPr="004E13E4">
              <w:rPr>
                <w:sz w:val="25"/>
                <w:szCs w:val="25"/>
              </w:rPr>
              <w:t>MaHang, TenHang, ChiTie</w:t>
            </w:r>
            <w:r w:rsidR="004D44B5">
              <w:rPr>
                <w:sz w:val="25"/>
                <w:szCs w:val="25"/>
              </w:rPr>
              <w:t>u</w:t>
            </w:r>
            <w:r w:rsidRPr="004E13E4">
              <w:rPr>
                <w:sz w:val="25"/>
                <w:szCs w:val="25"/>
              </w:rPr>
              <w:t>Gi</w:t>
            </w:r>
            <w:r w:rsidR="006A7DC2">
              <w:rPr>
                <w:sz w:val="25"/>
                <w:szCs w:val="25"/>
              </w:rPr>
              <w:t>u</w:t>
            </w:r>
            <w:r w:rsidRPr="004E13E4">
              <w:rPr>
                <w:sz w:val="25"/>
                <w:szCs w:val="25"/>
              </w:rPr>
              <w:t>Hang, ChiTie</w:t>
            </w:r>
            <w:r w:rsidR="004D44B5">
              <w:rPr>
                <w:sz w:val="25"/>
                <w:szCs w:val="25"/>
              </w:rPr>
              <w:t>u</w:t>
            </w:r>
            <w:r w:rsidRPr="004E13E4">
              <w:rPr>
                <w:sz w:val="25"/>
                <w:szCs w:val="25"/>
              </w:rPr>
              <w:t>D</w:t>
            </w:r>
            <w:r w:rsidR="004D44B5">
              <w:rPr>
                <w:sz w:val="25"/>
                <w:szCs w:val="25"/>
              </w:rPr>
              <w:t>at</w:t>
            </w:r>
            <w:r w:rsidRPr="004E13E4">
              <w:rPr>
                <w:sz w:val="25"/>
                <w:szCs w:val="25"/>
              </w:rPr>
              <w:t>Hang</w:t>
            </w:r>
          </w:p>
        </w:tc>
      </w:tr>
      <w:tr w:rsidR="00900099" w14:paraId="7C223C7E" w14:textId="77777777" w:rsidTr="006A33E7">
        <w:trPr>
          <w:trHeight w:val="501"/>
        </w:trPr>
        <w:tc>
          <w:tcPr>
            <w:tcW w:w="3261" w:type="dxa"/>
          </w:tcPr>
          <w:p w14:paraId="45615ACF" w14:textId="77777777" w:rsidR="00900099" w:rsidRPr="004E13E4" w:rsidRDefault="00900099">
            <w:pPr>
              <w:pStyle w:val="ListParagraph"/>
              <w:spacing w:line="360" w:lineRule="auto"/>
              <w:ind w:left="0"/>
              <w:rPr>
                <w:sz w:val="25"/>
                <w:szCs w:val="25"/>
              </w:rPr>
            </w:pPr>
            <w:r w:rsidRPr="004E13E4">
              <w:rPr>
                <w:sz w:val="25"/>
                <w:szCs w:val="25"/>
              </w:rPr>
              <w:t>GOI_TIEM</w:t>
            </w:r>
          </w:p>
        </w:tc>
        <w:tc>
          <w:tcPr>
            <w:tcW w:w="6601" w:type="dxa"/>
          </w:tcPr>
          <w:p w14:paraId="42E59216" w14:textId="77777777" w:rsidR="00900099" w:rsidRPr="004E13E4" w:rsidRDefault="00900099">
            <w:pPr>
              <w:pStyle w:val="ListParagraph"/>
              <w:spacing w:line="360" w:lineRule="auto"/>
              <w:ind w:left="0"/>
              <w:rPr>
                <w:sz w:val="25"/>
                <w:szCs w:val="25"/>
              </w:rPr>
            </w:pPr>
            <w:r w:rsidRPr="004E13E4">
              <w:rPr>
                <w:sz w:val="25"/>
                <w:szCs w:val="25"/>
              </w:rPr>
              <w:t>MaGoi, TenGoi, ThoiGian, UuDai</w:t>
            </w:r>
          </w:p>
        </w:tc>
      </w:tr>
      <w:tr w:rsidR="00900099" w14:paraId="0E2964E7" w14:textId="77777777" w:rsidTr="006A33E7">
        <w:trPr>
          <w:trHeight w:val="492"/>
        </w:trPr>
        <w:tc>
          <w:tcPr>
            <w:tcW w:w="3261" w:type="dxa"/>
          </w:tcPr>
          <w:p w14:paraId="48779A32" w14:textId="77777777" w:rsidR="00900099" w:rsidRPr="004E13E4" w:rsidRDefault="00900099">
            <w:pPr>
              <w:pStyle w:val="ListParagraph"/>
              <w:spacing w:line="360" w:lineRule="auto"/>
              <w:ind w:left="0"/>
              <w:rPr>
                <w:sz w:val="25"/>
                <w:szCs w:val="25"/>
              </w:rPr>
            </w:pPr>
            <w:r w:rsidRPr="004E13E4">
              <w:rPr>
                <w:sz w:val="25"/>
                <w:szCs w:val="25"/>
              </w:rPr>
              <w:t>THU_CUNG</w:t>
            </w:r>
          </w:p>
        </w:tc>
        <w:tc>
          <w:tcPr>
            <w:tcW w:w="6601" w:type="dxa"/>
          </w:tcPr>
          <w:p w14:paraId="2F6343B6" w14:textId="77777777" w:rsidR="00900099" w:rsidRPr="004E13E4" w:rsidRDefault="00900099">
            <w:pPr>
              <w:pStyle w:val="ListParagraph"/>
              <w:spacing w:line="360" w:lineRule="auto"/>
              <w:ind w:left="0"/>
              <w:rPr>
                <w:sz w:val="25"/>
                <w:szCs w:val="25"/>
              </w:rPr>
            </w:pPr>
            <w:r w:rsidRPr="004E13E4">
              <w:rPr>
                <w:sz w:val="25"/>
                <w:szCs w:val="25"/>
              </w:rPr>
              <w:t>MaTC, TenTC, Loai, Giong, NgaySinh, GioiTinh, TinhTrangSucKhoe</w:t>
            </w:r>
          </w:p>
        </w:tc>
      </w:tr>
      <w:tr w:rsidR="00900099" w14:paraId="6F037584" w14:textId="77777777" w:rsidTr="006A33E7">
        <w:trPr>
          <w:trHeight w:val="501"/>
        </w:trPr>
        <w:tc>
          <w:tcPr>
            <w:tcW w:w="3261" w:type="dxa"/>
          </w:tcPr>
          <w:p w14:paraId="6510A5D7" w14:textId="77777777" w:rsidR="00900099" w:rsidRPr="004E13E4" w:rsidRDefault="00900099">
            <w:pPr>
              <w:pStyle w:val="ListParagraph"/>
              <w:spacing w:line="360" w:lineRule="auto"/>
              <w:ind w:left="0"/>
              <w:rPr>
                <w:sz w:val="25"/>
                <w:szCs w:val="25"/>
              </w:rPr>
            </w:pPr>
            <w:r w:rsidRPr="004E13E4">
              <w:rPr>
                <w:sz w:val="25"/>
                <w:szCs w:val="25"/>
              </w:rPr>
              <w:t>TT_KHAM_BENH</w:t>
            </w:r>
          </w:p>
        </w:tc>
        <w:tc>
          <w:tcPr>
            <w:tcW w:w="6601" w:type="dxa"/>
          </w:tcPr>
          <w:p w14:paraId="4AB72496" w14:textId="645DE164" w:rsidR="00900099" w:rsidRPr="004E13E4" w:rsidRDefault="00900099">
            <w:pPr>
              <w:pStyle w:val="ListParagraph"/>
              <w:spacing w:line="360" w:lineRule="auto"/>
              <w:ind w:left="0"/>
              <w:rPr>
                <w:sz w:val="25"/>
                <w:szCs w:val="25"/>
              </w:rPr>
            </w:pPr>
            <w:r w:rsidRPr="004E13E4">
              <w:rPr>
                <w:sz w:val="25"/>
                <w:szCs w:val="25"/>
              </w:rPr>
              <w:t>MaLanKham, NgayKham, TrieuChung, ChuanDoan, ToaThuoc, NgayHenTaiKham</w:t>
            </w:r>
            <w:r w:rsidR="00A2751E" w:rsidRPr="004E13E4">
              <w:rPr>
                <w:sz w:val="25"/>
                <w:szCs w:val="25"/>
              </w:rPr>
              <w:t>,DonGia</w:t>
            </w:r>
          </w:p>
        </w:tc>
      </w:tr>
      <w:tr w:rsidR="00900099" w14:paraId="66E862AB" w14:textId="77777777" w:rsidTr="006A33E7">
        <w:trPr>
          <w:trHeight w:val="501"/>
        </w:trPr>
        <w:tc>
          <w:tcPr>
            <w:tcW w:w="3261" w:type="dxa"/>
          </w:tcPr>
          <w:p w14:paraId="395A73B0" w14:textId="77777777" w:rsidR="00900099" w:rsidRPr="004E13E4" w:rsidRDefault="00900099">
            <w:pPr>
              <w:pStyle w:val="ListParagraph"/>
              <w:spacing w:line="360" w:lineRule="auto"/>
              <w:ind w:left="0"/>
              <w:rPr>
                <w:sz w:val="25"/>
                <w:szCs w:val="25"/>
              </w:rPr>
            </w:pPr>
            <w:r w:rsidRPr="004E13E4">
              <w:rPr>
                <w:sz w:val="25"/>
                <w:szCs w:val="25"/>
              </w:rPr>
              <w:t>DICH_VU</w:t>
            </w:r>
          </w:p>
        </w:tc>
        <w:tc>
          <w:tcPr>
            <w:tcW w:w="6601" w:type="dxa"/>
          </w:tcPr>
          <w:p w14:paraId="5E150186" w14:textId="77777777" w:rsidR="00900099" w:rsidRPr="004E13E4" w:rsidRDefault="00900099">
            <w:pPr>
              <w:pStyle w:val="ListParagraph"/>
              <w:spacing w:line="360" w:lineRule="auto"/>
              <w:ind w:left="0"/>
              <w:rPr>
                <w:sz w:val="25"/>
                <w:szCs w:val="25"/>
              </w:rPr>
            </w:pPr>
            <w:r w:rsidRPr="004E13E4">
              <w:rPr>
                <w:sz w:val="25"/>
                <w:szCs w:val="25"/>
              </w:rPr>
              <w:t>MaDV, LoaiDV</w:t>
            </w:r>
          </w:p>
        </w:tc>
      </w:tr>
      <w:tr w:rsidR="00900099" w14:paraId="49726C01" w14:textId="77777777" w:rsidTr="006A33E7">
        <w:trPr>
          <w:trHeight w:val="492"/>
        </w:trPr>
        <w:tc>
          <w:tcPr>
            <w:tcW w:w="3261" w:type="dxa"/>
          </w:tcPr>
          <w:p w14:paraId="7C1E3706" w14:textId="77777777" w:rsidR="00900099" w:rsidRPr="004E13E4" w:rsidRDefault="00900099">
            <w:pPr>
              <w:pStyle w:val="ListParagraph"/>
              <w:spacing w:line="360" w:lineRule="auto"/>
              <w:ind w:left="0"/>
              <w:rPr>
                <w:sz w:val="25"/>
                <w:szCs w:val="25"/>
              </w:rPr>
            </w:pPr>
            <w:r w:rsidRPr="004E13E4">
              <w:rPr>
                <w:sz w:val="25"/>
                <w:szCs w:val="25"/>
              </w:rPr>
              <w:t>HOA_DON</w:t>
            </w:r>
          </w:p>
        </w:tc>
        <w:tc>
          <w:tcPr>
            <w:tcW w:w="6601" w:type="dxa"/>
          </w:tcPr>
          <w:p w14:paraId="2E31D984" w14:textId="03D52FC9" w:rsidR="00900099" w:rsidRPr="004E13E4" w:rsidRDefault="00900099">
            <w:pPr>
              <w:pStyle w:val="ListParagraph"/>
              <w:spacing w:line="360" w:lineRule="auto"/>
              <w:ind w:left="0"/>
              <w:rPr>
                <w:sz w:val="25"/>
                <w:szCs w:val="25"/>
              </w:rPr>
            </w:pPr>
            <w:r w:rsidRPr="004E13E4">
              <w:rPr>
                <w:sz w:val="25"/>
                <w:szCs w:val="25"/>
              </w:rPr>
              <w:t>MaHD, NgayLap, TongTien, HinhThucThanhToan</w:t>
            </w:r>
          </w:p>
        </w:tc>
      </w:tr>
      <w:tr w:rsidR="00900099" w14:paraId="449C085E" w14:textId="77777777" w:rsidTr="006A33E7">
        <w:trPr>
          <w:trHeight w:val="501"/>
        </w:trPr>
        <w:tc>
          <w:tcPr>
            <w:tcW w:w="3261" w:type="dxa"/>
          </w:tcPr>
          <w:p w14:paraId="45A62E0A" w14:textId="55CAA8B8" w:rsidR="00900099" w:rsidRPr="004E13E4" w:rsidRDefault="00900099">
            <w:pPr>
              <w:pStyle w:val="ListParagraph"/>
              <w:spacing w:line="360" w:lineRule="auto"/>
              <w:ind w:left="0"/>
              <w:rPr>
                <w:sz w:val="25"/>
                <w:szCs w:val="25"/>
              </w:rPr>
            </w:pPr>
            <w:r w:rsidRPr="004E13E4">
              <w:rPr>
                <w:sz w:val="25"/>
                <w:szCs w:val="25"/>
              </w:rPr>
              <w:t>CHITIET_HOADON_S</w:t>
            </w:r>
            <w:r w:rsidR="00DF584C" w:rsidRPr="004E13E4">
              <w:rPr>
                <w:sz w:val="25"/>
                <w:szCs w:val="25"/>
              </w:rPr>
              <w:t>P</w:t>
            </w:r>
          </w:p>
        </w:tc>
        <w:tc>
          <w:tcPr>
            <w:tcW w:w="6601" w:type="dxa"/>
          </w:tcPr>
          <w:p w14:paraId="13412102" w14:textId="13C69E8B" w:rsidR="00900099" w:rsidRPr="004E13E4" w:rsidRDefault="00900099">
            <w:pPr>
              <w:pStyle w:val="ListParagraph"/>
              <w:spacing w:line="360" w:lineRule="auto"/>
              <w:ind w:left="0"/>
              <w:rPr>
                <w:sz w:val="25"/>
                <w:szCs w:val="25"/>
              </w:rPr>
            </w:pPr>
            <w:r w:rsidRPr="004E13E4">
              <w:rPr>
                <w:sz w:val="25"/>
                <w:szCs w:val="25"/>
              </w:rPr>
              <w:t xml:space="preserve">MaHDSP, </w:t>
            </w:r>
            <w:r w:rsidR="00256CF9">
              <w:rPr>
                <w:sz w:val="25"/>
                <w:szCs w:val="25"/>
              </w:rPr>
              <w:t>SoLuong</w:t>
            </w:r>
          </w:p>
        </w:tc>
      </w:tr>
      <w:tr w:rsidR="00900099" w14:paraId="18507BD5" w14:textId="77777777" w:rsidTr="006A33E7">
        <w:trPr>
          <w:trHeight w:val="492"/>
        </w:trPr>
        <w:tc>
          <w:tcPr>
            <w:tcW w:w="3261" w:type="dxa"/>
          </w:tcPr>
          <w:p w14:paraId="30F9D24B" w14:textId="77777777" w:rsidR="00900099" w:rsidRPr="004E13E4" w:rsidRDefault="00900099">
            <w:pPr>
              <w:pStyle w:val="ListParagraph"/>
              <w:spacing w:line="360" w:lineRule="auto"/>
              <w:ind w:left="0"/>
              <w:rPr>
                <w:sz w:val="25"/>
                <w:szCs w:val="25"/>
              </w:rPr>
            </w:pPr>
            <w:r w:rsidRPr="004E13E4">
              <w:rPr>
                <w:sz w:val="25"/>
                <w:szCs w:val="25"/>
              </w:rPr>
              <w:t>CHITIET_HOADON_DV</w:t>
            </w:r>
          </w:p>
        </w:tc>
        <w:tc>
          <w:tcPr>
            <w:tcW w:w="6601" w:type="dxa"/>
          </w:tcPr>
          <w:p w14:paraId="7B056068" w14:textId="77777777" w:rsidR="00900099" w:rsidRPr="004E13E4" w:rsidRDefault="00900099">
            <w:pPr>
              <w:pStyle w:val="ListParagraph"/>
              <w:spacing w:line="360" w:lineRule="auto"/>
              <w:ind w:left="0"/>
              <w:rPr>
                <w:sz w:val="25"/>
                <w:szCs w:val="25"/>
              </w:rPr>
            </w:pPr>
            <w:r w:rsidRPr="004E13E4">
              <w:rPr>
                <w:sz w:val="25"/>
                <w:szCs w:val="25"/>
              </w:rPr>
              <w:t>MaHDDV, DonGia</w:t>
            </w:r>
          </w:p>
        </w:tc>
      </w:tr>
      <w:tr w:rsidR="00900099" w14:paraId="2A27433B" w14:textId="77777777" w:rsidTr="006A33E7">
        <w:trPr>
          <w:trHeight w:val="501"/>
        </w:trPr>
        <w:tc>
          <w:tcPr>
            <w:tcW w:w="3261" w:type="dxa"/>
          </w:tcPr>
          <w:p w14:paraId="62AB4C34" w14:textId="77777777" w:rsidR="00900099" w:rsidRPr="004E13E4" w:rsidRDefault="00900099">
            <w:pPr>
              <w:pStyle w:val="ListParagraph"/>
              <w:spacing w:line="360" w:lineRule="auto"/>
              <w:ind w:left="0"/>
              <w:rPr>
                <w:sz w:val="25"/>
                <w:szCs w:val="25"/>
              </w:rPr>
            </w:pPr>
            <w:r w:rsidRPr="004E13E4">
              <w:rPr>
                <w:sz w:val="25"/>
                <w:szCs w:val="25"/>
              </w:rPr>
              <w:t>TT_TIEM_PHONG</w:t>
            </w:r>
          </w:p>
        </w:tc>
        <w:tc>
          <w:tcPr>
            <w:tcW w:w="6601" w:type="dxa"/>
          </w:tcPr>
          <w:p w14:paraId="60975F13" w14:textId="715A9701" w:rsidR="00900099" w:rsidRPr="004E13E4" w:rsidRDefault="00900099">
            <w:pPr>
              <w:pStyle w:val="ListParagraph"/>
              <w:spacing w:line="360" w:lineRule="auto"/>
              <w:ind w:left="0"/>
              <w:rPr>
                <w:sz w:val="25"/>
                <w:szCs w:val="25"/>
              </w:rPr>
            </w:pPr>
            <w:r w:rsidRPr="004E13E4">
              <w:rPr>
                <w:sz w:val="25"/>
                <w:szCs w:val="25"/>
              </w:rPr>
              <w:t>MaLanTiem, NgayTiem, LoaiVacXin, LieuLuong</w:t>
            </w:r>
            <w:r w:rsidR="009F0D3F">
              <w:rPr>
                <w:sz w:val="25"/>
                <w:szCs w:val="25"/>
              </w:rPr>
              <w:t>, DonGia</w:t>
            </w:r>
          </w:p>
        </w:tc>
      </w:tr>
      <w:tr w:rsidR="00900099" w14:paraId="50301CCF" w14:textId="77777777" w:rsidTr="006A33E7">
        <w:trPr>
          <w:trHeight w:val="501"/>
        </w:trPr>
        <w:tc>
          <w:tcPr>
            <w:tcW w:w="3261" w:type="dxa"/>
          </w:tcPr>
          <w:p w14:paraId="3F4AF46B" w14:textId="4B7FC9AF" w:rsidR="00900099" w:rsidRPr="004E13E4" w:rsidRDefault="00900099">
            <w:pPr>
              <w:pStyle w:val="ListParagraph"/>
              <w:spacing w:line="360" w:lineRule="auto"/>
              <w:ind w:left="0"/>
              <w:rPr>
                <w:sz w:val="25"/>
                <w:szCs w:val="25"/>
              </w:rPr>
            </w:pPr>
            <w:r w:rsidRPr="004E13E4">
              <w:rPr>
                <w:sz w:val="25"/>
                <w:szCs w:val="25"/>
              </w:rPr>
              <w:t>DANH</w:t>
            </w:r>
            <w:r w:rsidR="00DF584C" w:rsidRPr="004E13E4">
              <w:rPr>
                <w:sz w:val="25"/>
                <w:szCs w:val="25"/>
              </w:rPr>
              <w:t>_</w:t>
            </w:r>
            <w:r w:rsidRPr="004E13E4">
              <w:rPr>
                <w:sz w:val="25"/>
                <w:szCs w:val="25"/>
              </w:rPr>
              <w:t>GIA</w:t>
            </w:r>
          </w:p>
        </w:tc>
        <w:tc>
          <w:tcPr>
            <w:tcW w:w="6601" w:type="dxa"/>
          </w:tcPr>
          <w:p w14:paraId="398F7960" w14:textId="5A6548F6" w:rsidR="00900099" w:rsidRPr="004E13E4" w:rsidRDefault="00900099">
            <w:pPr>
              <w:pStyle w:val="ListParagraph"/>
              <w:spacing w:line="360" w:lineRule="auto"/>
              <w:ind w:left="0"/>
              <w:rPr>
                <w:sz w:val="25"/>
                <w:szCs w:val="25"/>
              </w:rPr>
            </w:pPr>
            <w:r w:rsidRPr="004E13E4">
              <w:rPr>
                <w:sz w:val="25"/>
                <w:szCs w:val="25"/>
              </w:rPr>
              <w:t xml:space="preserve">MaDG, </w:t>
            </w:r>
            <w:r w:rsidR="00AA403B">
              <w:rPr>
                <w:sz w:val="25"/>
                <w:szCs w:val="25"/>
              </w:rPr>
              <w:t xml:space="preserve">DiemChatLuongDV, </w:t>
            </w:r>
            <w:r w:rsidRPr="004E13E4">
              <w:rPr>
                <w:sz w:val="25"/>
                <w:szCs w:val="25"/>
              </w:rPr>
              <w:t xml:space="preserve"> DiemThaiDoNV, MDHaiLongTT, BinhLuan</w:t>
            </w:r>
          </w:p>
        </w:tc>
      </w:tr>
      <w:tr w:rsidR="00900099" w14:paraId="039EC39B" w14:textId="77777777" w:rsidTr="006A33E7">
        <w:trPr>
          <w:trHeight w:val="501"/>
        </w:trPr>
        <w:tc>
          <w:tcPr>
            <w:tcW w:w="3261" w:type="dxa"/>
          </w:tcPr>
          <w:p w14:paraId="60CE0F3C" w14:textId="77777777" w:rsidR="00900099" w:rsidRPr="004E13E4" w:rsidRDefault="00900099">
            <w:pPr>
              <w:pStyle w:val="ListParagraph"/>
              <w:spacing w:line="360" w:lineRule="auto"/>
              <w:ind w:left="0"/>
              <w:rPr>
                <w:sz w:val="25"/>
                <w:szCs w:val="25"/>
              </w:rPr>
            </w:pPr>
            <w:r w:rsidRPr="004E13E4">
              <w:rPr>
                <w:sz w:val="25"/>
                <w:szCs w:val="25"/>
              </w:rPr>
              <w:t>SAN_PHAM</w:t>
            </w:r>
          </w:p>
        </w:tc>
        <w:tc>
          <w:tcPr>
            <w:tcW w:w="6601" w:type="dxa"/>
          </w:tcPr>
          <w:p w14:paraId="5C2B4910" w14:textId="2C659156" w:rsidR="00900099" w:rsidRPr="004E13E4" w:rsidRDefault="00900099">
            <w:pPr>
              <w:pStyle w:val="ListParagraph"/>
              <w:spacing w:line="360" w:lineRule="auto"/>
              <w:ind w:left="0"/>
              <w:rPr>
                <w:sz w:val="25"/>
                <w:szCs w:val="25"/>
              </w:rPr>
            </w:pPr>
            <w:r w:rsidRPr="004E13E4">
              <w:rPr>
                <w:sz w:val="25"/>
                <w:szCs w:val="25"/>
              </w:rPr>
              <w:t>MaSP, TenSP, LoaiSP, GiaBan, S</w:t>
            </w:r>
            <w:r w:rsidR="00171664" w:rsidRPr="004E13E4">
              <w:rPr>
                <w:sz w:val="25"/>
                <w:szCs w:val="25"/>
              </w:rPr>
              <w:t>o</w:t>
            </w:r>
            <w:r w:rsidRPr="004E13E4">
              <w:rPr>
                <w:sz w:val="25"/>
                <w:szCs w:val="25"/>
              </w:rPr>
              <w:t>L</w:t>
            </w:r>
            <w:r w:rsidR="00171664" w:rsidRPr="004E13E4">
              <w:rPr>
                <w:sz w:val="25"/>
                <w:szCs w:val="25"/>
              </w:rPr>
              <w:t>uong</w:t>
            </w:r>
            <w:r w:rsidRPr="004E13E4">
              <w:rPr>
                <w:sz w:val="25"/>
                <w:szCs w:val="25"/>
              </w:rPr>
              <w:t>TonKho</w:t>
            </w:r>
          </w:p>
        </w:tc>
      </w:tr>
      <w:tr w:rsidR="00900099" w14:paraId="2D622819" w14:textId="77777777" w:rsidTr="006A33E7">
        <w:trPr>
          <w:trHeight w:val="501"/>
        </w:trPr>
        <w:tc>
          <w:tcPr>
            <w:tcW w:w="3261" w:type="dxa"/>
          </w:tcPr>
          <w:p w14:paraId="7CC2CE26" w14:textId="77777777" w:rsidR="00900099" w:rsidRPr="004E13E4" w:rsidRDefault="00900099">
            <w:pPr>
              <w:pStyle w:val="ListParagraph"/>
              <w:spacing w:line="360" w:lineRule="auto"/>
              <w:ind w:left="0"/>
              <w:rPr>
                <w:sz w:val="25"/>
                <w:szCs w:val="25"/>
              </w:rPr>
            </w:pPr>
            <w:r w:rsidRPr="004E13E4">
              <w:rPr>
                <w:sz w:val="25"/>
                <w:szCs w:val="25"/>
              </w:rPr>
              <w:t>CHI_NHANH</w:t>
            </w:r>
          </w:p>
        </w:tc>
        <w:tc>
          <w:tcPr>
            <w:tcW w:w="6601" w:type="dxa"/>
          </w:tcPr>
          <w:p w14:paraId="586B7486" w14:textId="63687FA7" w:rsidR="00900099" w:rsidRPr="004E13E4" w:rsidRDefault="00900099">
            <w:pPr>
              <w:pStyle w:val="ListParagraph"/>
              <w:spacing w:line="360" w:lineRule="auto"/>
              <w:ind w:left="0"/>
              <w:rPr>
                <w:sz w:val="25"/>
                <w:szCs w:val="25"/>
              </w:rPr>
            </w:pPr>
            <w:r w:rsidRPr="004E13E4">
              <w:rPr>
                <w:sz w:val="25"/>
                <w:szCs w:val="25"/>
              </w:rPr>
              <w:t>MaCN. TenCN, DiaChi, SDT, TGMoCua, TGDongCua</w:t>
            </w:r>
          </w:p>
        </w:tc>
      </w:tr>
      <w:tr w:rsidR="00900099" w14:paraId="0D08BA99" w14:textId="77777777" w:rsidTr="006A33E7">
        <w:trPr>
          <w:trHeight w:val="501"/>
        </w:trPr>
        <w:tc>
          <w:tcPr>
            <w:tcW w:w="3261" w:type="dxa"/>
          </w:tcPr>
          <w:p w14:paraId="29A924BE" w14:textId="2F309710" w:rsidR="00900099" w:rsidRPr="004E13E4" w:rsidRDefault="00900099">
            <w:pPr>
              <w:pStyle w:val="ListParagraph"/>
              <w:spacing w:line="360" w:lineRule="auto"/>
              <w:ind w:left="0"/>
              <w:rPr>
                <w:sz w:val="25"/>
                <w:szCs w:val="25"/>
              </w:rPr>
            </w:pPr>
            <w:r w:rsidRPr="004E13E4">
              <w:rPr>
                <w:sz w:val="25"/>
                <w:szCs w:val="25"/>
              </w:rPr>
              <w:t>LICH_SU_DIEU_DONG</w:t>
            </w:r>
          </w:p>
        </w:tc>
        <w:tc>
          <w:tcPr>
            <w:tcW w:w="6601" w:type="dxa"/>
          </w:tcPr>
          <w:p w14:paraId="58F368CF" w14:textId="3220D459" w:rsidR="00900099" w:rsidRPr="004E13E4" w:rsidRDefault="00900099">
            <w:pPr>
              <w:pStyle w:val="ListParagraph"/>
              <w:spacing w:line="360" w:lineRule="auto"/>
              <w:ind w:left="0"/>
              <w:rPr>
                <w:sz w:val="25"/>
                <w:szCs w:val="25"/>
              </w:rPr>
            </w:pPr>
            <w:r w:rsidRPr="004E13E4">
              <w:rPr>
                <w:sz w:val="25"/>
                <w:szCs w:val="25"/>
              </w:rPr>
              <w:t>MaDD, NgayChuyen</w:t>
            </w:r>
          </w:p>
        </w:tc>
      </w:tr>
      <w:tr w:rsidR="006A33E7" w14:paraId="4D4FDF12" w14:textId="77777777" w:rsidTr="006A33E7">
        <w:trPr>
          <w:trHeight w:val="501"/>
        </w:trPr>
        <w:tc>
          <w:tcPr>
            <w:tcW w:w="3261" w:type="dxa"/>
          </w:tcPr>
          <w:p w14:paraId="13E9ED24" w14:textId="00DE2C8D" w:rsidR="006A33E7" w:rsidRPr="004E13E4" w:rsidRDefault="006A33E7">
            <w:pPr>
              <w:pStyle w:val="ListParagraph"/>
              <w:spacing w:line="360" w:lineRule="auto"/>
              <w:ind w:left="0"/>
              <w:rPr>
                <w:sz w:val="25"/>
                <w:szCs w:val="25"/>
              </w:rPr>
            </w:pPr>
            <w:r>
              <w:rPr>
                <w:sz w:val="25"/>
                <w:szCs w:val="25"/>
              </w:rPr>
              <w:t>NHAN</w:t>
            </w:r>
            <w:r w:rsidRPr="004E13E4">
              <w:rPr>
                <w:sz w:val="25"/>
                <w:szCs w:val="25"/>
              </w:rPr>
              <w:t>_</w:t>
            </w:r>
            <w:r>
              <w:rPr>
                <w:sz w:val="25"/>
                <w:szCs w:val="25"/>
              </w:rPr>
              <w:t>VIEN</w:t>
            </w:r>
          </w:p>
        </w:tc>
        <w:tc>
          <w:tcPr>
            <w:tcW w:w="6601" w:type="dxa"/>
          </w:tcPr>
          <w:p w14:paraId="103B4843" w14:textId="5103FCC5" w:rsidR="006A33E7" w:rsidRPr="004E13E4" w:rsidRDefault="006A33E7">
            <w:pPr>
              <w:pStyle w:val="ListParagraph"/>
              <w:spacing w:line="360" w:lineRule="auto"/>
              <w:ind w:left="0"/>
              <w:rPr>
                <w:sz w:val="25"/>
                <w:szCs w:val="25"/>
              </w:rPr>
            </w:pPr>
            <w:r w:rsidRPr="004E13E4">
              <w:rPr>
                <w:sz w:val="25"/>
                <w:szCs w:val="25"/>
              </w:rPr>
              <w:t>MaNV, HoTen, NgaySinh, GioiTinh, NgayVaoLam, LuongCoBan</w:t>
            </w:r>
          </w:p>
        </w:tc>
      </w:tr>
      <w:tr w:rsidR="00900099" w14:paraId="5BE413B7" w14:textId="77777777" w:rsidTr="006A33E7">
        <w:trPr>
          <w:trHeight w:val="501"/>
        </w:trPr>
        <w:tc>
          <w:tcPr>
            <w:tcW w:w="3261" w:type="dxa"/>
          </w:tcPr>
          <w:p w14:paraId="22EB3A8D" w14:textId="77777777" w:rsidR="00900099" w:rsidRPr="004E13E4" w:rsidRDefault="00900099">
            <w:pPr>
              <w:pStyle w:val="ListParagraph"/>
              <w:spacing w:line="360" w:lineRule="auto"/>
              <w:ind w:left="0"/>
              <w:rPr>
                <w:sz w:val="25"/>
                <w:szCs w:val="25"/>
              </w:rPr>
            </w:pPr>
            <w:r w:rsidRPr="004E13E4">
              <w:rPr>
                <w:sz w:val="25"/>
                <w:szCs w:val="25"/>
              </w:rPr>
              <w:lastRenderedPageBreak/>
              <w:t>BAC_SI_THU_Y</w:t>
            </w:r>
          </w:p>
        </w:tc>
        <w:tc>
          <w:tcPr>
            <w:tcW w:w="6601" w:type="dxa"/>
          </w:tcPr>
          <w:p w14:paraId="35320B31" w14:textId="3F8920EF" w:rsidR="00900099" w:rsidRPr="004E13E4" w:rsidRDefault="00900099">
            <w:pPr>
              <w:pStyle w:val="ListParagraph"/>
              <w:spacing w:line="360" w:lineRule="auto"/>
              <w:ind w:left="0"/>
              <w:rPr>
                <w:sz w:val="25"/>
                <w:szCs w:val="25"/>
              </w:rPr>
            </w:pPr>
          </w:p>
        </w:tc>
      </w:tr>
      <w:tr w:rsidR="00900099" w14:paraId="35BD6089" w14:textId="77777777" w:rsidTr="006A33E7">
        <w:trPr>
          <w:trHeight w:val="501"/>
        </w:trPr>
        <w:tc>
          <w:tcPr>
            <w:tcW w:w="3261" w:type="dxa"/>
          </w:tcPr>
          <w:p w14:paraId="57D5472B" w14:textId="77777777" w:rsidR="00900099" w:rsidRPr="004E13E4" w:rsidRDefault="00900099">
            <w:pPr>
              <w:pStyle w:val="ListParagraph"/>
              <w:spacing w:line="360" w:lineRule="auto"/>
              <w:ind w:left="0"/>
              <w:rPr>
                <w:sz w:val="25"/>
                <w:szCs w:val="25"/>
              </w:rPr>
            </w:pPr>
            <w:r w:rsidRPr="004E13E4">
              <w:rPr>
                <w:sz w:val="25"/>
                <w:szCs w:val="25"/>
              </w:rPr>
              <w:t>NHAN_VIEN_BAN_HANG</w:t>
            </w:r>
          </w:p>
        </w:tc>
        <w:tc>
          <w:tcPr>
            <w:tcW w:w="6601" w:type="dxa"/>
          </w:tcPr>
          <w:p w14:paraId="2C1827D8" w14:textId="4BEFFE84" w:rsidR="00900099" w:rsidRPr="004E13E4" w:rsidRDefault="00900099">
            <w:pPr>
              <w:pStyle w:val="ListParagraph"/>
              <w:spacing w:line="360" w:lineRule="auto"/>
              <w:ind w:left="0"/>
              <w:rPr>
                <w:sz w:val="25"/>
                <w:szCs w:val="25"/>
              </w:rPr>
            </w:pPr>
          </w:p>
        </w:tc>
      </w:tr>
      <w:tr w:rsidR="00900099" w14:paraId="6C8B4CA3" w14:textId="77777777" w:rsidTr="006A33E7">
        <w:trPr>
          <w:trHeight w:val="501"/>
        </w:trPr>
        <w:tc>
          <w:tcPr>
            <w:tcW w:w="3261" w:type="dxa"/>
          </w:tcPr>
          <w:p w14:paraId="3D2D4428" w14:textId="77777777" w:rsidR="00900099" w:rsidRPr="004E13E4" w:rsidRDefault="00900099">
            <w:pPr>
              <w:pStyle w:val="ListParagraph"/>
              <w:spacing w:line="360" w:lineRule="auto"/>
              <w:ind w:left="0"/>
              <w:rPr>
                <w:sz w:val="25"/>
                <w:szCs w:val="25"/>
              </w:rPr>
            </w:pPr>
            <w:r w:rsidRPr="004E13E4">
              <w:rPr>
                <w:sz w:val="25"/>
                <w:szCs w:val="25"/>
              </w:rPr>
              <w:t>NHAN_VIEN_TIEP_TAN</w:t>
            </w:r>
          </w:p>
        </w:tc>
        <w:tc>
          <w:tcPr>
            <w:tcW w:w="6601" w:type="dxa"/>
          </w:tcPr>
          <w:p w14:paraId="0C9C8AF3" w14:textId="293F0AAF" w:rsidR="00900099" w:rsidRPr="004E13E4" w:rsidRDefault="00900099">
            <w:pPr>
              <w:pStyle w:val="ListParagraph"/>
              <w:spacing w:line="360" w:lineRule="auto"/>
              <w:ind w:left="0"/>
              <w:rPr>
                <w:sz w:val="25"/>
                <w:szCs w:val="25"/>
              </w:rPr>
            </w:pPr>
          </w:p>
        </w:tc>
      </w:tr>
      <w:tr w:rsidR="00900099" w14:paraId="0E12E4FD" w14:textId="77777777" w:rsidTr="006A33E7">
        <w:trPr>
          <w:trHeight w:val="501"/>
        </w:trPr>
        <w:tc>
          <w:tcPr>
            <w:tcW w:w="3261" w:type="dxa"/>
          </w:tcPr>
          <w:p w14:paraId="37080A8B" w14:textId="77777777" w:rsidR="00900099" w:rsidRPr="004E13E4" w:rsidRDefault="00900099">
            <w:pPr>
              <w:pStyle w:val="ListParagraph"/>
              <w:spacing w:line="360" w:lineRule="auto"/>
              <w:ind w:left="0"/>
              <w:rPr>
                <w:sz w:val="25"/>
                <w:szCs w:val="25"/>
              </w:rPr>
            </w:pPr>
            <w:r w:rsidRPr="004E13E4">
              <w:rPr>
                <w:sz w:val="25"/>
                <w:szCs w:val="25"/>
              </w:rPr>
              <w:t>QUAN_LI_CHI_NHANH</w:t>
            </w:r>
          </w:p>
        </w:tc>
        <w:tc>
          <w:tcPr>
            <w:tcW w:w="6601" w:type="dxa"/>
          </w:tcPr>
          <w:p w14:paraId="4A893DC1" w14:textId="728998CA" w:rsidR="00900099" w:rsidRPr="004E13E4" w:rsidRDefault="00900099">
            <w:pPr>
              <w:pStyle w:val="ListParagraph"/>
              <w:spacing w:line="360" w:lineRule="auto"/>
              <w:ind w:left="0"/>
              <w:rPr>
                <w:sz w:val="25"/>
                <w:szCs w:val="25"/>
              </w:rPr>
            </w:pPr>
          </w:p>
        </w:tc>
      </w:tr>
    </w:tbl>
    <w:p w14:paraId="59DC9600" w14:textId="77777777" w:rsidR="00E76E8E" w:rsidRDefault="00E76E8E" w:rsidP="00E76E8E">
      <w:pPr>
        <w:outlineLvl w:val="1"/>
        <w:rPr>
          <w:b/>
          <w:bCs/>
          <w:sz w:val="32"/>
          <w:szCs w:val="32"/>
        </w:rPr>
      </w:pPr>
    </w:p>
    <w:p w14:paraId="61800B31" w14:textId="77777777" w:rsidR="00E76E8E" w:rsidRDefault="00E76E8E" w:rsidP="00E76E8E">
      <w:pPr>
        <w:outlineLvl w:val="1"/>
        <w:rPr>
          <w:b/>
          <w:bCs/>
          <w:sz w:val="32"/>
          <w:szCs w:val="32"/>
        </w:rPr>
      </w:pPr>
    </w:p>
    <w:p w14:paraId="57CC99BA" w14:textId="77777777" w:rsidR="00E76E8E" w:rsidRPr="00E76E8E" w:rsidRDefault="00E76E8E" w:rsidP="00E76E8E">
      <w:pPr>
        <w:outlineLvl w:val="1"/>
        <w:rPr>
          <w:b/>
          <w:bCs/>
          <w:sz w:val="32"/>
          <w:szCs w:val="32"/>
        </w:rPr>
      </w:pPr>
    </w:p>
    <w:p w14:paraId="284D5CBB" w14:textId="4864B0B9" w:rsidR="00CB0A09" w:rsidRDefault="004830B2" w:rsidP="00CB0A09">
      <w:pPr>
        <w:pStyle w:val="ListParagraph"/>
        <w:numPr>
          <w:ilvl w:val="1"/>
          <w:numId w:val="1"/>
        </w:numPr>
        <w:outlineLvl w:val="1"/>
        <w:rPr>
          <w:b/>
          <w:bCs/>
          <w:sz w:val="32"/>
          <w:szCs w:val="32"/>
        </w:rPr>
      </w:pPr>
      <w:bookmarkStart w:id="22" w:name="_Toc215516519"/>
      <w:r>
        <w:rPr>
          <w:b/>
          <w:bCs/>
          <w:sz w:val="32"/>
          <w:szCs w:val="32"/>
        </w:rPr>
        <w:t xml:space="preserve">Mô hình </w:t>
      </w:r>
      <w:r w:rsidR="00900099">
        <w:rPr>
          <w:b/>
          <w:bCs/>
          <w:sz w:val="32"/>
          <w:szCs w:val="32"/>
        </w:rPr>
        <w:t>ER</w:t>
      </w:r>
      <w:bookmarkEnd w:id="22"/>
    </w:p>
    <w:p w14:paraId="6685CB52" w14:textId="77777777" w:rsidR="00E76E8E" w:rsidRDefault="00E76E8E" w:rsidP="00E76E8E">
      <w:pPr>
        <w:pStyle w:val="ListParagraph"/>
        <w:outlineLvl w:val="1"/>
        <w:rPr>
          <w:b/>
          <w:bCs/>
          <w:sz w:val="32"/>
          <w:szCs w:val="32"/>
        </w:rPr>
      </w:pPr>
    </w:p>
    <w:p w14:paraId="52886049" w14:textId="7B5A86CF" w:rsidR="001C25E7" w:rsidRPr="001C25E7" w:rsidRDefault="001C25E7" w:rsidP="001C25E7">
      <w:pPr>
        <w:pStyle w:val="NormalWeb"/>
        <w:rPr>
          <w:noProof/>
        </w:rPr>
      </w:pPr>
      <w:r w:rsidRPr="001C25E7">
        <w:rPr>
          <w:noProof/>
        </w:rPr>
        <w:drawing>
          <wp:inline distT="0" distB="0" distL="0" distR="0" wp14:anchorId="715B318A" wp14:editId="5F79DB5B">
            <wp:extent cx="6257380" cy="5096933"/>
            <wp:effectExtent l="0" t="0" r="0" b="8890"/>
            <wp:docPr id="2112262024" name="Picture 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62024" name="Picture 7" descr="A diagram of a flowchar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67178" cy="5104914"/>
                    </a:xfrm>
                    <a:prstGeom prst="rect">
                      <a:avLst/>
                    </a:prstGeom>
                    <a:noFill/>
                    <a:ln>
                      <a:noFill/>
                    </a:ln>
                  </pic:spPr>
                </pic:pic>
              </a:graphicData>
            </a:graphic>
          </wp:inline>
        </w:drawing>
      </w:r>
    </w:p>
    <w:p w14:paraId="6C3F6F6B" w14:textId="77777777" w:rsidR="001C25E7" w:rsidRPr="001C25E7" w:rsidRDefault="001C25E7" w:rsidP="001C25E7">
      <w:pPr>
        <w:pStyle w:val="NormalWeb"/>
        <w:ind w:left="360"/>
      </w:pPr>
    </w:p>
    <w:p w14:paraId="052095AC" w14:textId="170038FD" w:rsidR="005C7860" w:rsidRPr="003D1CB1" w:rsidRDefault="00721406" w:rsidP="00314951">
      <w:pPr>
        <w:pStyle w:val="ListParagraph"/>
        <w:numPr>
          <w:ilvl w:val="1"/>
          <w:numId w:val="1"/>
        </w:numPr>
        <w:outlineLvl w:val="1"/>
        <w:rPr>
          <w:b/>
          <w:bCs/>
          <w:sz w:val="32"/>
          <w:szCs w:val="32"/>
        </w:rPr>
      </w:pPr>
      <w:bookmarkStart w:id="23" w:name="_Toc215516520"/>
      <w:r>
        <w:rPr>
          <w:b/>
          <w:bCs/>
          <w:sz w:val="32"/>
          <w:szCs w:val="32"/>
        </w:rPr>
        <w:lastRenderedPageBreak/>
        <w:t>Quan hệ giữa các thực thể</w:t>
      </w:r>
      <w:bookmarkEnd w:id="23"/>
    </w:p>
    <w:p w14:paraId="0978E6AC" w14:textId="04AEAE70" w:rsidR="0054294B" w:rsidRPr="003D1CB1" w:rsidRDefault="00DA5452" w:rsidP="001321AE">
      <w:pPr>
        <w:pStyle w:val="NormalWeb"/>
        <w:spacing w:line="360" w:lineRule="auto"/>
        <w:jc w:val="both"/>
        <w:rPr>
          <w:sz w:val="26"/>
          <w:szCs w:val="26"/>
        </w:rPr>
      </w:pPr>
      <w:r>
        <w:rPr>
          <w:sz w:val="26"/>
          <w:szCs w:val="26"/>
        </w:rPr>
        <w:t xml:space="preserve">Các mối quan hệ giữa các thực thể trong mô hình dữ liệu có thể được liệt kê ra thành các </w:t>
      </w:r>
      <w:r w:rsidR="008335B8">
        <w:rPr>
          <w:sz w:val="26"/>
          <w:szCs w:val="26"/>
        </w:rPr>
        <w:t>mối quan hệ sau:</w:t>
      </w:r>
    </w:p>
    <w:p w14:paraId="48A8BFA1" w14:textId="4418702E" w:rsidR="008335B8" w:rsidRPr="001321AE" w:rsidRDefault="008335B8" w:rsidP="001321AE">
      <w:pPr>
        <w:pStyle w:val="NormalWeb"/>
        <w:numPr>
          <w:ilvl w:val="0"/>
          <w:numId w:val="17"/>
        </w:numPr>
        <w:spacing w:line="360" w:lineRule="auto"/>
        <w:jc w:val="both"/>
        <w:rPr>
          <w:b/>
          <w:bCs/>
          <w:sz w:val="26"/>
          <w:szCs w:val="26"/>
        </w:rPr>
      </w:pPr>
      <w:r w:rsidRPr="001321AE">
        <w:rPr>
          <w:b/>
          <w:bCs/>
          <w:sz w:val="26"/>
          <w:szCs w:val="26"/>
        </w:rPr>
        <w:t>Quản lý Nhân sự &amp; Chi nhánh</w:t>
      </w:r>
      <w:r w:rsidR="00D5503F" w:rsidRPr="001321AE">
        <w:rPr>
          <w:b/>
          <w:bCs/>
          <w:sz w:val="26"/>
          <w:szCs w:val="26"/>
        </w:rPr>
        <w:t>:</w:t>
      </w:r>
    </w:p>
    <w:p w14:paraId="19A9428D" w14:textId="43987A27" w:rsidR="002E39AF" w:rsidRPr="002E39AF" w:rsidRDefault="002E39AF" w:rsidP="001321AE">
      <w:pPr>
        <w:pStyle w:val="NormalWeb"/>
        <w:numPr>
          <w:ilvl w:val="1"/>
          <w:numId w:val="17"/>
        </w:numPr>
        <w:spacing w:line="360" w:lineRule="auto"/>
        <w:jc w:val="both"/>
        <w:rPr>
          <w:sz w:val="26"/>
          <w:szCs w:val="26"/>
        </w:rPr>
      </w:pPr>
      <w:r w:rsidRPr="002E39AF">
        <w:rPr>
          <w:sz w:val="26"/>
          <w:szCs w:val="26"/>
        </w:rPr>
        <w:t>Một chi nhánh quản lý nhiều nhân viên (Bác sĩ, Tiếp tân, Bán hàng, Quản lý).</w:t>
      </w:r>
    </w:p>
    <w:p w14:paraId="6F31621C" w14:textId="2068B8FF" w:rsidR="00D5503F" w:rsidRDefault="002E39AF" w:rsidP="001321AE">
      <w:pPr>
        <w:pStyle w:val="NormalWeb"/>
        <w:numPr>
          <w:ilvl w:val="1"/>
          <w:numId w:val="17"/>
        </w:numPr>
        <w:spacing w:line="360" w:lineRule="auto"/>
        <w:jc w:val="both"/>
        <w:rPr>
          <w:sz w:val="26"/>
          <w:szCs w:val="26"/>
        </w:rPr>
      </w:pPr>
      <w:r w:rsidRPr="002E39AF">
        <w:rPr>
          <w:sz w:val="26"/>
          <w:szCs w:val="26"/>
        </w:rPr>
        <w:t>Nhân viên và Chi nhánh liên kết với bảng Lịch sử điều động để ghi nhận quá trình luân chuyển công tác (đi/đến).</w:t>
      </w:r>
    </w:p>
    <w:p w14:paraId="3E0F5874" w14:textId="305396DF" w:rsidR="002E39AF" w:rsidRPr="001321AE" w:rsidRDefault="002E39AF" w:rsidP="001321AE">
      <w:pPr>
        <w:pStyle w:val="NormalWeb"/>
        <w:numPr>
          <w:ilvl w:val="0"/>
          <w:numId w:val="17"/>
        </w:numPr>
        <w:spacing w:line="360" w:lineRule="auto"/>
        <w:jc w:val="both"/>
        <w:rPr>
          <w:b/>
          <w:bCs/>
          <w:sz w:val="26"/>
          <w:szCs w:val="26"/>
        </w:rPr>
      </w:pPr>
      <w:r w:rsidRPr="001321AE">
        <w:rPr>
          <w:b/>
          <w:bCs/>
          <w:sz w:val="26"/>
          <w:szCs w:val="26"/>
        </w:rPr>
        <w:t>Khách hàng &amp; Thú cưng:</w:t>
      </w:r>
    </w:p>
    <w:p w14:paraId="148A4559" w14:textId="7B2A2AEF" w:rsidR="002E39AF" w:rsidRDefault="004A0929" w:rsidP="001321AE">
      <w:pPr>
        <w:pStyle w:val="NormalWeb"/>
        <w:numPr>
          <w:ilvl w:val="1"/>
          <w:numId w:val="17"/>
        </w:numPr>
        <w:spacing w:line="360" w:lineRule="auto"/>
        <w:jc w:val="both"/>
        <w:rPr>
          <w:sz w:val="26"/>
          <w:szCs w:val="26"/>
        </w:rPr>
      </w:pPr>
      <w:r w:rsidRPr="004A0929">
        <w:rPr>
          <w:sz w:val="26"/>
          <w:szCs w:val="26"/>
        </w:rPr>
        <w:t>Một khách hàng có thể sở hữu nhiều thú cưng.</w:t>
      </w:r>
    </w:p>
    <w:p w14:paraId="52D3C8B8" w14:textId="07E1347A" w:rsidR="004A0929" w:rsidRDefault="004A0929" w:rsidP="001321AE">
      <w:pPr>
        <w:pStyle w:val="NormalWeb"/>
        <w:numPr>
          <w:ilvl w:val="1"/>
          <w:numId w:val="17"/>
        </w:numPr>
        <w:spacing w:line="360" w:lineRule="auto"/>
        <w:jc w:val="both"/>
        <w:rPr>
          <w:sz w:val="26"/>
          <w:szCs w:val="26"/>
        </w:rPr>
      </w:pPr>
      <w:r w:rsidRPr="004A0929">
        <w:rPr>
          <w:sz w:val="26"/>
          <w:szCs w:val="26"/>
        </w:rPr>
        <w:t>Khách hàng được phân vào một Hạng thành viên duy nhất dựa trên tích lũy chi tiêu.</w:t>
      </w:r>
    </w:p>
    <w:p w14:paraId="3ABFA4A2" w14:textId="09000F7A" w:rsidR="004A0929" w:rsidRPr="001321AE" w:rsidRDefault="004A0929" w:rsidP="001321AE">
      <w:pPr>
        <w:pStyle w:val="NormalWeb"/>
        <w:numPr>
          <w:ilvl w:val="0"/>
          <w:numId w:val="17"/>
        </w:numPr>
        <w:spacing w:line="360" w:lineRule="auto"/>
        <w:jc w:val="both"/>
        <w:rPr>
          <w:b/>
          <w:bCs/>
          <w:sz w:val="26"/>
          <w:szCs w:val="26"/>
        </w:rPr>
      </w:pPr>
      <w:r w:rsidRPr="001321AE">
        <w:rPr>
          <w:b/>
          <w:bCs/>
          <w:sz w:val="26"/>
          <w:szCs w:val="26"/>
        </w:rPr>
        <w:t>Khám chữa bệnh &amp; Dịch vụ:</w:t>
      </w:r>
    </w:p>
    <w:p w14:paraId="1B0072F2" w14:textId="3ED1CEBB" w:rsidR="004A0929" w:rsidRDefault="0081345D" w:rsidP="001321AE">
      <w:pPr>
        <w:pStyle w:val="NormalWeb"/>
        <w:numPr>
          <w:ilvl w:val="1"/>
          <w:numId w:val="17"/>
        </w:numPr>
        <w:spacing w:line="360" w:lineRule="auto"/>
        <w:jc w:val="both"/>
        <w:rPr>
          <w:sz w:val="26"/>
          <w:szCs w:val="26"/>
        </w:rPr>
      </w:pPr>
      <w:r w:rsidRPr="0081345D">
        <w:rPr>
          <w:sz w:val="26"/>
          <w:szCs w:val="26"/>
        </w:rPr>
        <w:t>Bác sĩ thực hiện nhiều lượt khám bệnh và tiêm phòng cho thú cưng.</w:t>
      </w:r>
    </w:p>
    <w:p w14:paraId="5C638F4A" w14:textId="2953E5E8" w:rsidR="0081345D" w:rsidRDefault="0081345D" w:rsidP="001321AE">
      <w:pPr>
        <w:pStyle w:val="NormalWeb"/>
        <w:numPr>
          <w:ilvl w:val="1"/>
          <w:numId w:val="17"/>
        </w:numPr>
        <w:spacing w:line="360" w:lineRule="auto"/>
        <w:jc w:val="both"/>
        <w:rPr>
          <w:sz w:val="26"/>
          <w:szCs w:val="26"/>
        </w:rPr>
      </w:pPr>
      <w:r w:rsidRPr="0081345D">
        <w:rPr>
          <w:sz w:val="26"/>
          <w:szCs w:val="26"/>
        </w:rPr>
        <w:t>Khách hàng có thể đăng ký Gói tiêm; Chi nhánh cung cấp đa dạng Dịch vụ.</w:t>
      </w:r>
    </w:p>
    <w:p w14:paraId="47781800" w14:textId="46157C35" w:rsidR="0081345D" w:rsidRPr="001321AE" w:rsidRDefault="0081345D" w:rsidP="001321AE">
      <w:pPr>
        <w:pStyle w:val="NormalWeb"/>
        <w:numPr>
          <w:ilvl w:val="0"/>
          <w:numId w:val="17"/>
        </w:numPr>
        <w:spacing w:line="360" w:lineRule="auto"/>
        <w:jc w:val="both"/>
        <w:rPr>
          <w:b/>
          <w:bCs/>
          <w:sz w:val="26"/>
          <w:szCs w:val="26"/>
        </w:rPr>
      </w:pPr>
      <w:r w:rsidRPr="001321AE">
        <w:rPr>
          <w:b/>
          <w:bCs/>
          <w:sz w:val="26"/>
          <w:szCs w:val="26"/>
        </w:rPr>
        <w:t>Hóa đơn &amp; Kinh doanh:</w:t>
      </w:r>
    </w:p>
    <w:p w14:paraId="580FCEC6" w14:textId="6A23B43C" w:rsidR="0081345D" w:rsidRDefault="0081345D" w:rsidP="001321AE">
      <w:pPr>
        <w:pStyle w:val="NormalWeb"/>
        <w:numPr>
          <w:ilvl w:val="1"/>
          <w:numId w:val="17"/>
        </w:numPr>
        <w:spacing w:line="360" w:lineRule="auto"/>
        <w:jc w:val="both"/>
        <w:rPr>
          <w:sz w:val="26"/>
          <w:szCs w:val="26"/>
        </w:rPr>
      </w:pPr>
      <w:r w:rsidRPr="0081345D">
        <w:rPr>
          <w:sz w:val="26"/>
          <w:szCs w:val="26"/>
        </w:rPr>
        <w:t>Hóa đơn được lập bởi nhân viên bán hàng cho một khách hàng tại một chi nhánh nhất định.</w:t>
      </w:r>
    </w:p>
    <w:p w14:paraId="24779780" w14:textId="72BF1041" w:rsidR="0081345D" w:rsidRDefault="001321AE" w:rsidP="001321AE">
      <w:pPr>
        <w:pStyle w:val="NormalWeb"/>
        <w:numPr>
          <w:ilvl w:val="1"/>
          <w:numId w:val="17"/>
        </w:numPr>
        <w:spacing w:line="360" w:lineRule="auto"/>
        <w:jc w:val="both"/>
        <w:rPr>
          <w:sz w:val="26"/>
          <w:szCs w:val="26"/>
        </w:rPr>
      </w:pPr>
      <w:r w:rsidRPr="001321AE">
        <w:rPr>
          <w:sz w:val="26"/>
          <w:szCs w:val="26"/>
        </w:rPr>
        <w:t>Một hóa đơn bao gồm nhiều chi tiết (dòng hóa đơn) về sản phẩm hoặc dịch vụ.</w:t>
      </w:r>
    </w:p>
    <w:p w14:paraId="49D0AB71" w14:textId="63D0D146" w:rsidR="001321AE" w:rsidRPr="001321AE" w:rsidRDefault="001321AE" w:rsidP="001321AE">
      <w:pPr>
        <w:pStyle w:val="NormalWeb"/>
        <w:numPr>
          <w:ilvl w:val="0"/>
          <w:numId w:val="17"/>
        </w:numPr>
        <w:spacing w:line="360" w:lineRule="auto"/>
        <w:jc w:val="both"/>
        <w:rPr>
          <w:b/>
          <w:bCs/>
          <w:sz w:val="26"/>
          <w:szCs w:val="26"/>
        </w:rPr>
      </w:pPr>
      <w:r w:rsidRPr="001321AE">
        <w:rPr>
          <w:b/>
          <w:bCs/>
          <w:sz w:val="26"/>
          <w:szCs w:val="26"/>
        </w:rPr>
        <w:t>Đánh giá:</w:t>
      </w:r>
    </w:p>
    <w:p w14:paraId="4DCB1BC4" w14:textId="135A31AF" w:rsidR="004E13E4" w:rsidRDefault="001321AE" w:rsidP="00F3207D">
      <w:pPr>
        <w:pStyle w:val="NormalWeb"/>
        <w:numPr>
          <w:ilvl w:val="1"/>
          <w:numId w:val="17"/>
        </w:numPr>
        <w:spacing w:line="360" w:lineRule="auto"/>
        <w:jc w:val="both"/>
        <w:rPr>
          <w:sz w:val="26"/>
          <w:szCs w:val="26"/>
        </w:rPr>
      </w:pPr>
      <w:r w:rsidRPr="001321AE">
        <w:rPr>
          <w:sz w:val="26"/>
          <w:szCs w:val="26"/>
        </w:rPr>
        <w:t>Khách hàng có thể viết nhiều đánh giá về chất lượng phục vụ cho các chi nhánh khác nhau.</w:t>
      </w:r>
    </w:p>
    <w:p w14:paraId="60027840" w14:textId="77777777" w:rsidR="00E76E8E" w:rsidRDefault="00E76E8E" w:rsidP="00E76E8E">
      <w:pPr>
        <w:pStyle w:val="NormalWeb"/>
        <w:spacing w:line="360" w:lineRule="auto"/>
        <w:ind w:left="1440"/>
        <w:jc w:val="both"/>
        <w:rPr>
          <w:sz w:val="26"/>
          <w:szCs w:val="26"/>
        </w:rPr>
      </w:pPr>
    </w:p>
    <w:p w14:paraId="0839F2D8" w14:textId="77777777" w:rsidR="00E76E8E" w:rsidRPr="00E166FB" w:rsidRDefault="00E76E8E" w:rsidP="00E76E8E">
      <w:pPr>
        <w:pStyle w:val="NormalWeb"/>
        <w:spacing w:line="360" w:lineRule="auto"/>
        <w:ind w:left="1440"/>
        <w:jc w:val="both"/>
        <w:rPr>
          <w:sz w:val="26"/>
          <w:szCs w:val="26"/>
        </w:rPr>
      </w:pPr>
    </w:p>
    <w:p w14:paraId="099E862D" w14:textId="57B92419" w:rsidR="00F3207D" w:rsidRDefault="00EB2B91" w:rsidP="00314951">
      <w:pPr>
        <w:pStyle w:val="ListParagraph"/>
        <w:numPr>
          <w:ilvl w:val="0"/>
          <w:numId w:val="1"/>
        </w:numPr>
        <w:spacing w:line="360" w:lineRule="auto"/>
        <w:outlineLvl w:val="0"/>
        <w:rPr>
          <w:b/>
          <w:bCs/>
          <w:sz w:val="32"/>
          <w:szCs w:val="32"/>
        </w:rPr>
      </w:pPr>
      <w:bookmarkStart w:id="24" w:name="_Toc215516521"/>
      <w:r>
        <w:rPr>
          <w:b/>
          <w:bCs/>
          <w:sz w:val="32"/>
          <w:szCs w:val="32"/>
        </w:rPr>
        <w:lastRenderedPageBreak/>
        <w:t>Thiết kế mức logic</w:t>
      </w:r>
      <w:bookmarkEnd w:id="24"/>
    </w:p>
    <w:p w14:paraId="1DDDD2CF" w14:textId="77777777" w:rsidR="00674D84" w:rsidRPr="00674D84" w:rsidRDefault="00674D84" w:rsidP="00674D84">
      <w:pPr>
        <w:pStyle w:val="ListParagraph"/>
        <w:spacing w:line="360" w:lineRule="auto"/>
        <w:ind w:left="360"/>
        <w:rPr>
          <w:sz w:val="26"/>
          <w:szCs w:val="26"/>
        </w:rPr>
      </w:pPr>
      <w:r w:rsidRPr="00674D84">
        <w:rPr>
          <w:sz w:val="26"/>
          <w:szCs w:val="26"/>
        </w:rPr>
        <w:t>Thiết kế dữ liệu mức logic (Logical Data Model) là quá trình chuyển đổi mô hình ER mức quan niệm thành cấu trúc bảng lý thuyết, độc lập với cách cài đặt vật lý.</w:t>
      </w:r>
      <w:r w:rsidRPr="00674D84">
        <w:rPr>
          <w:sz w:val="26"/>
          <w:szCs w:val="26"/>
        </w:rPr>
        <w:br/>
        <w:t>Mục tiêu của mức logic bao gồm:</w:t>
      </w:r>
    </w:p>
    <w:p w14:paraId="61ED0ED0" w14:textId="77777777" w:rsidR="00674D84" w:rsidRPr="00674D84" w:rsidRDefault="00674D84" w:rsidP="00674D84">
      <w:pPr>
        <w:pStyle w:val="ListParagraph"/>
        <w:numPr>
          <w:ilvl w:val="0"/>
          <w:numId w:val="16"/>
        </w:numPr>
        <w:spacing w:line="360" w:lineRule="auto"/>
        <w:rPr>
          <w:sz w:val="26"/>
          <w:szCs w:val="26"/>
        </w:rPr>
      </w:pPr>
      <w:r w:rsidRPr="00674D84">
        <w:rPr>
          <w:sz w:val="26"/>
          <w:szCs w:val="26"/>
        </w:rPr>
        <w:t>Biến các thực thể và quan hệ trong mô hình ER thành lược đồ quan hệ (schema).</w:t>
      </w:r>
    </w:p>
    <w:p w14:paraId="5E5E2391" w14:textId="77777777" w:rsidR="00674D84" w:rsidRPr="00674D84" w:rsidRDefault="00674D84" w:rsidP="00674D84">
      <w:pPr>
        <w:pStyle w:val="ListParagraph"/>
        <w:numPr>
          <w:ilvl w:val="0"/>
          <w:numId w:val="16"/>
        </w:numPr>
        <w:spacing w:line="360" w:lineRule="auto"/>
        <w:rPr>
          <w:sz w:val="26"/>
          <w:szCs w:val="26"/>
        </w:rPr>
      </w:pPr>
      <w:r w:rsidRPr="00674D84">
        <w:rPr>
          <w:sz w:val="26"/>
          <w:szCs w:val="26"/>
        </w:rPr>
        <w:t>Xác định khóa chính (PK), khóa ngoại (FK), các thuộc tính, và ràng buộc logic.</w:t>
      </w:r>
    </w:p>
    <w:p w14:paraId="5C8761FE" w14:textId="77777777" w:rsidR="00674D84" w:rsidRPr="00674D84" w:rsidRDefault="00674D84" w:rsidP="00674D84">
      <w:pPr>
        <w:pStyle w:val="ListParagraph"/>
        <w:numPr>
          <w:ilvl w:val="0"/>
          <w:numId w:val="16"/>
        </w:numPr>
        <w:spacing w:line="360" w:lineRule="auto"/>
        <w:rPr>
          <w:sz w:val="26"/>
          <w:szCs w:val="26"/>
        </w:rPr>
      </w:pPr>
      <w:r w:rsidRPr="00674D84">
        <w:rPr>
          <w:sz w:val="26"/>
          <w:szCs w:val="26"/>
        </w:rPr>
        <w:t>Thực hiện chuẩn hóa (1NF → 3NF) để loại bỏ dư thừa dữ liệu và đảm bảo tính toàn vẹn.</w:t>
      </w:r>
    </w:p>
    <w:p w14:paraId="50C731D4" w14:textId="77777777" w:rsidR="00674D84" w:rsidRPr="00674D84" w:rsidRDefault="00674D84" w:rsidP="00674D84">
      <w:pPr>
        <w:pStyle w:val="ListParagraph"/>
        <w:numPr>
          <w:ilvl w:val="0"/>
          <w:numId w:val="16"/>
        </w:numPr>
        <w:spacing w:line="360" w:lineRule="auto"/>
        <w:rPr>
          <w:sz w:val="26"/>
          <w:szCs w:val="26"/>
        </w:rPr>
      </w:pPr>
      <w:r w:rsidRPr="00674D84">
        <w:rPr>
          <w:sz w:val="26"/>
          <w:szCs w:val="26"/>
        </w:rPr>
        <w:t>Chuẩn bị nền tảng cho giai đoạn thiết kế mức vật lý (tạo bảng SQL).</w:t>
      </w:r>
    </w:p>
    <w:p w14:paraId="04CF62B8" w14:textId="0A294D87" w:rsidR="00674D84" w:rsidRDefault="00674D84" w:rsidP="00674D84">
      <w:pPr>
        <w:pStyle w:val="ListParagraph"/>
        <w:spacing w:line="360" w:lineRule="auto"/>
        <w:ind w:left="360"/>
        <w:rPr>
          <w:sz w:val="26"/>
          <w:szCs w:val="26"/>
        </w:rPr>
      </w:pPr>
      <w:r w:rsidRPr="00674D84">
        <w:rPr>
          <w:sz w:val="26"/>
          <w:szCs w:val="26"/>
        </w:rPr>
        <w:t>Ở mức này, nhóm trình bày lược đồ quan hệ, ràng buộc toàn vẹn dữ liệu và quá trình chuẩn hóa lược đồ.</w:t>
      </w:r>
    </w:p>
    <w:p w14:paraId="3E62C6D7" w14:textId="77777777" w:rsidR="00E76E8E" w:rsidRDefault="00E76E8E" w:rsidP="00674D84">
      <w:pPr>
        <w:pStyle w:val="ListParagraph"/>
        <w:spacing w:line="360" w:lineRule="auto"/>
        <w:ind w:left="360"/>
        <w:rPr>
          <w:sz w:val="26"/>
          <w:szCs w:val="26"/>
        </w:rPr>
      </w:pPr>
    </w:p>
    <w:p w14:paraId="003C23FD" w14:textId="77777777" w:rsidR="00E76E8E" w:rsidRDefault="00E76E8E" w:rsidP="00674D84">
      <w:pPr>
        <w:pStyle w:val="ListParagraph"/>
        <w:spacing w:line="360" w:lineRule="auto"/>
        <w:ind w:left="360"/>
        <w:rPr>
          <w:sz w:val="26"/>
          <w:szCs w:val="26"/>
        </w:rPr>
      </w:pPr>
    </w:p>
    <w:p w14:paraId="2A58F87C" w14:textId="77777777" w:rsidR="00E76E8E" w:rsidRDefault="00E76E8E" w:rsidP="00674D84">
      <w:pPr>
        <w:pStyle w:val="ListParagraph"/>
        <w:spacing w:line="360" w:lineRule="auto"/>
        <w:ind w:left="360"/>
        <w:rPr>
          <w:sz w:val="26"/>
          <w:szCs w:val="26"/>
        </w:rPr>
      </w:pPr>
    </w:p>
    <w:p w14:paraId="55751754" w14:textId="77777777" w:rsidR="00E76E8E" w:rsidRDefault="00E76E8E" w:rsidP="00674D84">
      <w:pPr>
        <w:pStyle w:val="ListParagraph"/>
        <w:spacing w:line="360" w:lineRule="auto"/>
        <w:ind w:left="360"/>
        <w:rPr>
          <w:sz w:val="26"/>
          <w:szCs w:val="26"/>
        </w:rPr>
      </w:pPr>
    </w:p>
    <w:p w14:paraId="3FFC0331" w14:textId="77777777" w:rsidR="00E76E8E" w:rsidRDefault="00E76E8E" w:rsidP="00674D84">
      <w:pPr>
        <w:pStyle w:val="ListParagraph"/>
        <w:spacing w:line="360" w:lineRule="auto"/>
        <w:ind w:left="360"/>
        <w:rPr>
          <w:sz w:val="26"/>
          <w:szCs w:val="26"/>
        </w:rPr>
      </w:pPr>
    </w:p>
    <w:p w14:paraId="0F6E5EE1" w14:textId="77777777" w:rsidR="00E76E8E" w:rsidRDefault="00E76E8E" w:rsidP="00674D84">
      <w:pPr>
        <w:pStyle w:val="ListParagraph"/>
        <w:spacing w:line="360" w:lineRule="auto"/>
        <w:ind w:left="360"/>
        <w:rPr>
          <w:sz w:val="26"/>
          <w:szCs w:val="26"/>
        </w:rPr>
      </w:pPr>
    </w:p>
    <w:p w14:paraId="43F639CE" w14:textId="77777777" w:rsidR="00E76E8E" w:rsidRDefault="00E76E8E" w:rsidP="00674D84">
      <w:pPr>
        <w:pStyle w:val="ListParagraph"/>
        <w:spacing w:line="360" w:lineRule="auto"/>
        <w:ind w:left="360"/>
        <w:rPr>
          <w:sz w:val="26"/>
          <w:szCs w:val="26"/>
        </w:rPr>
      </w:pPr>
    </w:p>
    <w:p w14:paraId="0A24C8FC" w14:textId="77777777" w:rsidR="00E76E8E" w:rsidRDefault="00E76E8E" w:rsidP="00674D84">
      <w:pPr>
        <w:pStyle w:val="ListParagraph"/>
        <w:spacing w:line="360" w:lineRule="auto"/>
        <w:ind w:left="360"/>
        <w:rPr>
          <w:sz w:val="26"/>
          <w:szCs w:val="26"/>
        </w:rPr>
      </w:pPr>
    </w:p>
    <w:p w14:paraId="201E4D5D" w14:textId="77777777" w:rsidR="00E76E8E" w:rsidRDefault="00E76E8E" w:rsidP="00674D84">
      <w:pPr>
        <w:pStyle w:val="ListParagraph"/>
        <w:spacing w:line="360" w:lineRule="auto"/>
        <w:ind w:left="360"/>
        <w:rPr>
          <w:sz w:val="26"/>
          <w:szCs w:val="26"/>
        </w:rPr>
      </w:pPr>
    </w:p>
    <w:p w14:paraId="4A98EF94" w14:textId="77777777" w:rsidR="00E76E8E" w:rsidRDefault="00E76E8E" w:rsidP="00674D84">
      <w:pPr>
        <w:pStyle w:val="ListParagraph"/>
        <w:spacing w:line="360" w:lineRule="auto"/>
        <w:ind w:left="360"/>
        <w:rPr>
          <w:sz w:val="26"/>
          <w:szCs w:val="26"/>
        </w:rPr>
      </w:pPr>
    </w:p>
    <w:p w14:paraId="40C64F40" w14:textId="77777777" w:rsidR="00E76E8E" w:rsidRDefault="00E76E8E" w:rsidP="00674D84">
      <w:pPr>
        <w:pStyle w:val="ListParagraph"/>
        <w:spacing w:line="360" w:lineRule="auto"/>
        <w:ind w:left="360"/>
        <w:rPr>
          <w:sz w:val="26"/>
          <w:szCs w:val="26"/>
        </w:rPr>
      </w:pPr>
    </w:p>
    <w:p w14:paraId="2B666E6A" w14:textId="77777777" w:rsidR="00E76E8E" w:rsidRDefault="00E76E8E" w:rsidP="00674D84">
      <w:pPr>
        <w:pStyle w:val="ListParagraph"/>
        <w:spacing w:line="360" w:lineRule="auto"/>
        <w:ind w:left="360"/>
        <w:rPr>
          <w:sz w:val="26"/>
          <w:szCs w:val="26"/>
        </w:rPr>
      </w:pPr>
    </w:p>
    <w:p w14:paraId="013BCD8D" w14:textId="77777777" w:rsidR="00E76E8E" w:rsidRDefault="00E76E8E" w:rsidP="00674D84">
      <w:pPr>
        <w:pStyle w:val="ListParagraph"/>
        <w:spacing w:line="360" w:lineRule="auto"/>
        <w:ind w:left="360"/>
        <w:rPr>
          <w:sz w:val="26"/>
          <w:szCs w:val="26"/>
        </w:rPr>
      </w:pPr>
    </w:p>
    <w:p w14:paraId="6798FAE8" w14:textId="77777777" w:rsidR="00E76E8E" w:rsidRDefault="00E76E8E" w:rsidP="00674D84">
      <w:pPr>
        <w:pStyle w:val="ListParagraph"/>
        <w:spacing w:line="360" w:lineRule="auto"/>
        <w:ind w:left="360"/>
        <w:rPr>
          <w:sz w:val="26"/>
          <w:szCs w:val="26"/>
        </w:rPr>
      </w:pPr>
    </w:p>
    <w:p w14:paraId="6478A86A" w14:textId="77777777" w:rsidR="00E76E8E" w:rsidRDefault="00E76E8E" w:rsidP="00674D84">
      <w:pPr>
        <w:pStyle w:val="ListParagraph"/>
        <w:spacing w:line="360" w:lineRule="auto"/>
        <w:ind w:left="360"/>
        <w:rPr>
          <w:sz w:val="26"/>
          <w:szCs w:val="26"/>
        </w:rPr>
      </w:pPr>
    </w:p>
    <w:p w14:paraId="1FFB5D43" w14:textId="77777777" w:rsidR="00E76E8E" w:rsidRDefault="00E76E8E" w:rsidP="00674D84">
      <w:pPr>
        <w:pStyle w:val="ListParagraph"/>
        <w:spacing w:line="360" w:lineRule="auto"/>
        <w:ind w:left="360"/>
        <w:rPr>
          <w:sz w:val="26"/>
          <w:szCs w:val="26"/>
        </w:rPr>
      </w:pPr>
    </w:p>
    <w:p w14:paraId="55E20C2B" w14:textId="77777777" w:rsidR="00E76E8E" w:rsidRPr="00674D84" w:rsidRDefault="00E76E8E" w:rsidP="00674D84">
      <w:pPr>
        <w:pStyle w:val="ListParagraph"/>
        <w:spacing w:line="360" w:lineRule="auto"/>
        <w:ind w:left="360"/>
        <w:rPr>
          <w:sz w:val="26"/>
          <w:szCs w:val="26"/>
        </w:rPr>
      </w:pPr>
    </w:p>
    <w:p w14:paraId="0CD46404" w14:textId="1F8F4B12" w:rsidR="00902723" w:rsidRPr="00902723" w:rsidRDefault="007371C5" w:rsidP="00902723">
      <w:pPr>
        <w:pStyle w:val="ListParagraph"/>
        <w:numPr>
          <w:ilvl w:val="1"/>
          <w:numId w:val="1"/>
        </w:numPr>
        <w:spacing w:line="360" w:lineRule="auto"/>
        <w:outlineLvl w:val="1"/>
        <w:rPr>
          <w:b/>
          <w:bCs/>
          <w:sz w:val="32"/>
          <w:szCs w:val="32"/>
        </w:rPr>
      </w:pPr>
      <w:bookmarkStart w:id="25" w:name="_Toc215516522"/>
      <w:r>
        <w:rPr>
          <w:b/>
          <w:bCs/>
          <w:sz w:val="32"/>
          <w:szCs w:val="32"/>
        </w:rPr>
        <w:lastRenderedPageBreak/>
        <w:t>Lược đồ quan hệ (Relational Schema)</w:t>
      </w:r>
      <w:bookmarkEnd w:id="25"/>
    </w:p>
    <w:p w14:paraId="241164BB" w14:textId="2F2A8245" w:rsidR="008A745A" w:rsidRDefault="00902723" w:rsidP="008A745A">
      <w:pPr>
        <w:pStyle w:val="NormalWeb"/>
        <w:ind w:left="360"/>
      </w:pPr>
      <w:r>
        <w:rPr>
          <w:noProof/>
          <w14:ligatures w14:val="standardContextual"/>
        </w:rPr>
        <w:drawing>
          <wp:inline distT="0" distB="0" distL="0" distR="0" wp14:anchorId="06A5D86E" wp14:editId="3F0C072E">
            <wp:extent cx="5707380" cy="6027038"/>
            <wp:effectExtent l="0" t="0" r="7620" b="0"/>
            <wp:docPr id="1207030595" name="Hình ảnh 2" descr="Ảnh có chứa văn bản, Phông chữ, ảnh chụp màn hình,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30595" name="Hình ảnh 2" descr="Ảnh có chứa văn bản, Phông chữ, ảnh chụp màn hình, biên lai&#10;&#10;Nội dung do AI tạo ra có thể không chính xác."/>
                    <pic:cNvPicPr/>
                  </pic:nvPicPr>
                  <pic:blipFill rotWithShape="1">
                    <a:blip r:embed="rId10">
                      <a:extLst>
                        <a:ext uri="{28A0092B-C50C-407E-A947-70E740481C1C}">
                          <a14:useLocalDpi xmlns:a14="http://schemas.microsoft.com/office/drawing/2010/main" val="0"/>
                        </a:ext>
                      </a:extLst>
                    </a:blip>
                    <a:srcRect l="24030" r="22709"/>
                    <a:stretch>
                      <a:fillRect/>
                    </a:stretch>
                  </pic:blipFill>
                  <pic:spPr bwMode="auto">
                    <a:xfrm>
                      <a:off x="0" y="0"/>
                      <a:ext cx="5732649" cy="6053722"/>
                    </a:xfrm>
                    <a:prstGeom prst="rect">
                      <a:avLst/>
                    </a:prstGeom>
                    <a:ln>
                      <a:noFill/>
                    </a:ln>
                    <a:extLst>
                      <a:ext uri="{53640926-AAD7-44D8-BBD7-CCE9431645EC}">
                        <a14:shadowObscured xmlns:a14="http://schemas.microsoft.com/office/drawing/2010/main"/>
                      </a:ext>
                    </a:extLst>
                  </pic:spPr>
                </pic:pic>
              </a:graphicData>
            </a:graphic>
          </wp:inline>
        </w:drawing>
      </w:r>
    </w:p>
    <w:p w14:paraId="141D2188" w14:textId="77777777" w:rsidR="00775777" w:rsidRDefault="00775777" w:rsidP="008A745A">
      <w:pPr>
        <w:pStyle w:val="NormalWeb"/>
        <w:ind w:left="360"/>
      </w:pPr>
    </w:p>
    <w:p w14:paraId="6D8EBF02" w14:textId="77777777" w:rsidR="00775777" w:rsidRPr="008A745A" w:rsidRDefault="00775777" w:rsidP="008A745A">
      <w:pPr>
        <w:pStyle w:val="NormalWeb"/>
        <w:ind w:left="360"/>
      </w:pPr>
    </w:p>
    <w:p w14:paraId="0261F449" w14:textId="77777777" w:rsidR="00CB6F24" w:rsidRDefault="00CB6F24" w:rsidP="008A745A">
      <w:pPr>
        <w:pStyle w:val="NormalWeb"/>
        <w:ind w:left="360"/>
      </w:pPr>
    </w:p>
    <w:p w14:paraId="3907820E" w14:textId="77777777" w:rsidR="005B19DB" w:rsidRPr="008A745A" w:rsidRDefault="005B19DB" w:rsidP="008A745A">
      <w:pPr>
        <w:pStyle w:val="NormalWeb"/>
        <w:ind w:left="360"/>
      </w:pPr>
    </w:p>
    <w:p w14:paraId="46B3E5E1" w14:textId="6F0E836A" w:rsidR="007371C5" w:rsidRDefault="00C61E26" w:rsidP="00314951">
      <w:pPr>
        <w:pStyle w:val="ListParagraph"/>
        <w:numPr>
          <w:ilvl w:val="1"/>
          <w:numId w:val="1"/>
        </w:numPr>
        <w:spacing w:line="360" w:lineRule="auto"/>
        <w:outlineLvl w:val="1"/>
        <w:rPr>
          <w:b/>
          <w:bCs/>
          <w:sz w:val="32"/>
          <w:szCs w:val="32"/>
        </w:rPr>
      </w:pPr>
      <w:bookmarkStart w:id="26" w:name="_Toc215516523"/>
      <w:r>
        <w:rPr>
          <w:b/>
          <w:bCs/>
          <w:sz w:val="32"/>
          <w:szCs w:val="32"/>
        </w:rPr>
        <w:lastRenderedPageBreak/>
        <w:t>Ràng buộc trọn vẹn dữ liệu</w:t>
      </w:r>
      <w:bookmarkEnd w:id="26"/>
    </w:p>
    <w:p w14:paraId="4F28C96D" w14:textId="4959ED61" w:rsidR="00DB32C8" w:rsidRPr="003C5DD8" w:rsidRDefault="00481F74" w:rsidP="00DB32C8">
      <w:pPr>
        <w:spacing w:line="360" w:lineRule="auto"/>
        <w:rPr>
          <w:sz w:val="26"/>
          <w:szCs w:val="26"/>
        </w:rPr>
      </w:pPr>
      <w:r w:rsidRPr="003C5DD8">
        <w:rPr>
          <w:sz w:val="26"/>
          <w:szCs w:val="26"/>
        </w:rPr>
        <w:t>Các ràng buộc dưới đây đảm bảo tính nhất quán và chính xác của dữ liệu trong hệ thống quản lý phòng khám thú y.</w:t>
      </w:r>
    </w:p>
    <w:p w14:paraId="0C133707" w14:textId="7D2A6080" w:rsidR="00CE2AFE" w:rsidRPr="00913B4B" w:rsidRDefault="00FD1380" w:rsidP="00DB32C8">
      <w:pPr>
        <w:spacing w:line="360" w:lineRule="auto"/>
        <w:rPr>
          <w:b/>
          <w:sz w:val="26"/>
          <w:szCs w:val="26"/>
        </w:rPr>
      </w:pPr>
      <w:r w:rsidRPr="00913B4B">
        <w:rPr>
          <w:b/>
          <w:sz w:val="26"/>
          <w:szCs w:val="26"/>
        </w:rPr>
        <w:t>*</w:t>
      </w:r>
      <w:r w:rsidR="00913B4B">
        <w:rPr>
          <w:b/>
          <w:bCs/>
          <w:sz w:val="26"/>
          <w:szCs w:val="26"/>
        </w:rPr>
        <w:t xml:space="preserve"> </w:t>
      </w:r>
      <w:r w:rsidRPr="00913B4B">
        <w:rPr>
          <w:b/>
          <w:sz w:val="26"/>
          <w:szCs w:val="26"/>
        </w:rPr>
        <w:t>Ràng buộc khóa chính</w:t>
      </w:r>
    </w:p>
    <w:p w14:paraId="00A0823C" w14:textId="140BCB16" w:rsidR="00716AB0" w:rsidRPr="003C5DD8" w:rsidRDefault="00465D6C" w:rsidP="00DB32C8">
      <w:pPr>
        <w:spacing w:line="360" w:lineRule="auto"/>
        <w:rPr>
          <w:sz w:val="26"/>
          <w:szCs w:val="26"/>
        </w:rPr>
      </w:pPr>
      <w:r w:rsidRPr="00465D6C">
        <w:rPr>
          <w:sz w:val="26"/>
          <w:szCs w:val="26"/>
        </w:rPr>
        <w:t>Mỗi bảng phải có một khóa chính duy nhất và không được phép rỗng (NULL).</w:t>
      </w:r>
    </w:p>
    <w:p w14:paraId="2866A666" w14:textId="20B9DDB2" w:rsidR="00473BCD" w:rsidRPr="003C5DD8" w:rsidRDefault="00D004EE" w:rsidP="00D004EE">
      <w:pPr>
        <w:pStyle w:val="ListParagraph"/>
        <w:numPr>
          <w:ilvl w:val="0"/>
          <w:numId w:val="18"/>
        </w:numPr>
        <w:spacing w:line="360" w:lineRule="auto"/>
        <w:rPr>
          <w:sz w:val="26"/>
          <w:szCs w:val="26"/>
        </w:rPr>
      </w:pPr>
      <w:r w:rsidRPr="00D004EE">
        <w:rPr>
          <w:sz w:val="26"/>
          <w:szCs w:val="26"/>
        </w:rPr>
        <w:t>Mỗi nhân viên phải có một mã nhân viên (MaNV) duy nhất và không NULL.</w:t>
      </w:r>
    </w:p>
    <w:p w14:paraId="018902CD" w14:textId="10D748B8" w:rsidR="00D004EE" w:rsidRPr="00D004EE" w:rsidRDefault="00D004EE" w:rsidP="00D004EE">
      <w:pPr>
        <w:pStyle w:val="ListParagraph"/>
        <w:numPr>
          <w:ilvl w:val="0"/>
          <w:numId w:val="18"/>
        </w:numPr>
        <w:spacing w:line="360" w:lineRule="auto"/>
        <w:rPr>
          <w:sz w:val="26"/>
          <w:szCs w:val="26"/>
        </w:rPr>
      </w:pPr>
      <w:r>
        <w:rPr>
          <w:sz w:val="26"/>
          <w:szCs w:val="26"/>
        </w:rPr>
        <w:t xml:space="preserve">Tương tự cho </w:t>
      </w:r>
      <w:r w:rsidR="009051F7">
        <w:rPr>
          <w:sz w:val="26"/>
          <w:szCs w:val="26"/>
        </w:rPr>
        <w:t>MaKH, MaHD, MaTC …</w:t>
      </w:r>
    </w:p>
    <w:p w14:paraId="55E35F3A" w14:textId="57FDA4F7" w:rsidR="009051F7" w:rsidRPr="00EC260E" w:rsidRDefault="007F117C" w:rsidP="009051F7">
      <w:pPr>
        <w:spacing w:line="360" w:lineRule="auto"/>
        <w:rPr>
          <w:b/>
          <w:sz w:val="26"/>
          <w:szCs w:val="26"/>
        </w:rPr>
      </w:pPr>
      <w:r w:rsidRPr="00EC260E">
        <w:rPr>
          <w:b/>
          <w:sz w:val="26"/>
          <w:szCs w:val="26"/>
        </w:rPr>
        <w:t xml:space="preserve">* </w:t>
      </w:r>
      <w:r w:rsidR="00DF703B" w:rsidRPr="00EC260E">
        <w:rPr>
          <w:b/>
          <w:sz w:val="26"/>
          <w:szCs w:val="26"/>
        </w:rPr>
        <w:t>Ràng buộc khóa ngoại</w:t>
      </w:r>
    </w:p>
    <w:p w14:paraId="0D8112DB" w14:textId="15821197" w:rsidR="00AC2206" w:rsidRDefault="00AC2206" w:rsidP="009051F7">
      <w:pPr>
        <w:spacing w:line="360" w:lineRule="auto"/>
        <w:rPr>
          <w:sz w:val="26"/>
          <w:szCs w:val="26"/>
        </w:rPr>
      </w:pPr>
      <w:r>
        <w:rPr>
          <w:sz w:val="26"/>
          <w:szCs w:val="26"/>
        </w:rPr>
        <w:t xml:space="preserve">Đảm </w:t>
      </w:r>
      <w:r w:rsidR="004571FC" w:rsidRPr="004571FC">
        <w:rPr>
          <w:sz w:val="26"/>
          <w:szCs w:val="26"/>
        </w:rPr>
        <w:t>bảo các giá trị tham chiếu giữa các bảng là hợp lệ.</w:t>
      </w:r>
    </w:p>
    <w:p w14:paraId="0BE2FF53" w14:textId="3C1FE13F" w:rsidR="00920B3D" w:rsidRDefault="003B3E25" w:rsidP="003B3E25">
      <w:pPr>
        <w:pStyle w:val="ListParagraph"/>
        <w:numPr>
          <w:ilvl w:val="0"/>
          <w:numId w:val="19"/>
        </w:numPr>
        <w:spacing w:line="360" w:lineRule="auto"/>
        <w:rPr>
          <w:sz w:val="26"/>
          <w:szCs w:val="26"/>
        </w:rPr>
      </w:pPr>
      <w:r w:rsidRPr="003B3E25">
        <w:rPr>
          <w:sz w:val="26"/>
          <w:szCs w:val="26"/>
        </w:rPr>
        <w:t>Mã chi nhánh (MaCN) của nhân viên phải tồn tại trong bảng CHI_NHANH.</w:t>
      </w:r>
    </w:p>
    <w:p w14:paraId="02CD27E5" w14:textId="07542EA6" w:rsidR="003B3E25" w:rsidRPr="003B3E25" w:rsidRDefault="00534631" w:rsidP="003B3E25">
      <w:pPr>
        <w:pStyle w:val="ListParagraph"/>
        <w:numPr>
          <w:ilvl w:val="0"/>
          <w:numId w:val="19"/>
        </w:numPr>
        <w:spacing w:line="360" w:lineRule="auto"/>
        <w:rPr>
          <w:sz w:val="26"/>
          <w:szCs w:val="26"/>
        </w:rPr>
      </w:pPr>
      <w:r w:rsidRPr="00534631">
        <w:rPr>
          <w:sz w:val="26"/>
          <w:szCs w:val="26"/>
        </w:rPr>
        <w:t>Mã khách hàng (MaKH) của thú cưng phải tồn tại trong bảng KHACH_HANG.</w:t>
      </w:r>
    </w:p>
    <w:p w14:paraId="2910537D" w14:textId="485FBA0B" w:rsidR="00A80AAF" w:rsidRDefault="00A80AAF" w:rsidP="003B3E25">
      <w:pPr>
        <w:pStyle w:val="ListParagraph"/>
        <w:numPr>
          <w:ilvl w:val="0"/>
          <w:numId w:val="19"/>
        </w:numPr>
        <w:spacing w:line="360" w:lineRule="auto"/>
        <w:rPr>
          <w:sz w:val="26"/>
          <w:szCs w:val="26"/>
        </w:rPr>
      </w:pPr>
      <w:r w:rsidRPr="00A80AAF">
        <w:rPr>
          <w:sz w:val="26"/>
          <w:szCs w:val="26"/>
        </w:rPr>
        <w:t>Trong chi tiết hóa đơn (CT_HOA_DON_DV hoặc CT_HOA_DON_SP):</w:t>
      </w:r>
    </w:p>
    <w:p w14:paraId="39F5D8E8" w14:textId="462C38A9" w:rsidR="00A80AAF" w:rsidRPr="003B3E25" w:rsidRDefault="00707778" w:rsidP="00A80AAF">
      <w:pPr>
        <w:pStyle w:val="ListParagraph"/>
        <w:numPr>
          <w:ilvl w:val="1"/>
          <w:numId w:val="19"/>
        </w:numPr>
        <w:spacing w:line="360" w:lineRule="auto"/>
        <w:rPr>
          <w:sz w:val="26"/>
          <w:szCs w:val="26"/>
        </w:rPr>
      </w:pPr>
      <w:r w:rsidRPr="00707778">
        <w:rPr>
          <w:sz w:val="26"/>
          <w:szCs w:val="26"/>
        </w:rPr>
        <w:t>MaHD phải tồn tại trong bảng HOA_DON.</w:t>
      </w:r>
    </w:p>
    <w:p w14:paraId="27B17248" w14:textId="1F04C962" w:rsidR="00707778" w:rsidRPr="003B3E25" w:rsidRDefault="00007EA0" w:rsidP="00A80AAF">
      <w:pPr>
        <w:pStyle w:val="ListParagraph"/>
        <w:numPr>
          <w:ilvl w:val="1"/>
          <w:numId w:val="19"/>
        </w:numPr>
        <w:spacing w:line="360" w:lineRule="auto"/>
        <w:rPr>
          <w:sz w:val="26"/>
          <w:szCs w:val="26"/>
        </w:rPr>
      </w:pPr>
      <w:r w:rsidRPr="00007EA0">
        <w:rPr>
          <w:sz w:val="26"/>
          <w:szCs w:val="26"/>
        </w:rPr>
        <w:t>MaSP phải tồn tại trong bảng SAN_PHAM.</w:t>
      </w:r>
    </w:p>
    <w:p w14:paraId="0C77BF07" w14:textId="550F6C03" w:rsidR="00007EA0" w:rsidRPr="003B3E25" w:rsidRDefault="00B57C71" w:rsidP="00007EA0">
      <w:pPr>
        <w:pStyle w:val="ListParagraph"/>
        <w:numPr>
          <w:ilvl w:val="0"/>
          <w:numId w:val="19"/>
        </w:numPr>
        <w:spacing w:line="360" w:lineRule="auto"/>
        <w:rPr>
          <w:sz w:val="26"/>
          <w:szCs w:val="26"/>
        </w:rPr>
      </w:pPr>
      <w:r>
        <w:rPr>
          <w:sz w:val="26"/>
          <w:szCs w:val="26"/>
        </w:rPr>
        <w:t>Tương tự cho những khóa ngoại khác trong bảng</w:t>
      </w:r>
    </w:p>
    <w:p w14:paraId="27BA88EB" w14:textId="39D4AD2B" w:rsidR="00B57C71" w:rsidRPr="00B57C71" w:rsidRDefault="00B57C71" w:rsidP="00B57C71">
      <w:pPr>
        <w:spacing w:line="360" w:lineRule="auto"/>
        <w:rPr>
          <w:sz w:val="26"/>
          <w:szCs w:val="26"/>
        </w:rPr>
      </w:pPr>
      <w:r>
        <w:rPr>
          <w:sz w:val="26"/>
          <w:szCs w:val="26"/>
        </w:rPr>
        <w:t xml:space="preserve">* </w:t>
      </w:r>
      <w:r w:rsidR="00C50E1F">
        <w:rPr>
          <w:sz w:val="26"/>
          <w:szCs w:val="26"/>
        </w:rPr>
        <w:t>Ràng buộc miền giá trị</w:t>
      </w:r>
    </w:p>
    <w:p w14:paraId="64009453" w14:textId="097766A7" w:rsidR="00542B04" w:rsidRPr="00B57C71" w:rsidRDefault="00542B04" w:rsidP="00AF55F2">
      <w:pPr>
        <w:pStyle w:val="ListParagraph"/>
        <w:numPr>
          <w:ilvl w:val="0"/>
          <w:numId w:val="20"/>
        </w:numPr>
        <w:spacing w:line="360" w:lineRule="auto"/>
        <w:rPr>
          <w:sz w:val="26"/>
          <w:szCs w:val="26"/>
        </w:rPr>
      </w:pPr>
      <w:r>
        <w:rPr>
          <w:sz w:val="26"/>
          <w:szCs w:val="26"/>
        </w:rPr>
        <w:t>Giá trị số</w:t>
      </w:r>
    </w:p>
    <w:p w14:paraId="5E30A03D" w14:textId="15D1DFF8" w:rsidR="00AF55F2" w:rsidRDefault="00AF55F2" w:rsidP="00AF55F2">
      <w:pPr>
        <w:pStyle w:val="ListParagraph"/>
        <w:numPr>
          <w:ilvl w:val="1"/>
          <w:numId w:val="20"/>
        </w:numPr>
        <w:spacing w:line="360" w:lineRule="auto"/>
        <w:rPr>
          <w:sz w:val="26"/>
          <w:szCs w:val="26"/>
        </w:rPr>
      </w:pPr>
      <w:r>
        <w:rPr>
          <w:sz w:val="26"/>
          <w:szCs w:val="26"/>
        </w:rPr>
        <w:t xml:space="preserve">Số lượng (SoLuong) phải </w:t>
      </w:r>
      <w:r w:rsidR="00E5581C" w:rsidRPr="00E5581C">
        <w:rPr>
          <w:sz w:val="26"/>
          <w:szCs w:val="26"/>
        </w:rPr>
        <w:t>≥ 1</w:t>
      </w:r>
    </w:p>
    <w:p w14:paraId="650EA07A" w14:textId="57D250B0" w:rsidR="00E5581C" w:rsidRDefault="00E5581C" w:rsidP="00AF55F2">
      <w:pPr>
        <w:pStyle w:val="ListParagraph"/>
        <w:numPr>
          <w:ilvl w:val="1"/>
          <w:numId w:val="20"/>
        </w:numPr>
        <w:spacing w:line="360" w:lineRule="auto"/>
        <w:rPr>
          <w:sz w:val="26"/>
          <w:szCs w:val="26"/>
        </w:rPr>
      </w:pPr>
      <w:r>
        <w:rPr>
          <w:sz w:val="26"/>
          <w:szCs w:val="26"/>
        </w:rPr>
        <w:t>Đơn giá (DonGia) và Tổng tiền</w:t>
      </w:r>
      <w:r w:rsidR="001F1DE9">
        <w:rPr>
          <w:sz w:val="26"/>
          <w:szCs w:val="26"/>
        </w:rPr>
        <w:t xml:space="preserve"> (TongTien) Phải </w:t>
      </w:r>
      <w:r w:rsidR="0078414D" w:rsidRPr="0078414D">
        <w:rPr>
          <w:sz w:val="26"/>
          <w:szCs w:val="26"/>
        </w:rPr>
        <w:t>≥ 0</w:t>
      </w:r>
    </w:p>
    <w:p w14:paraId="4CF76FD9" w14:textId="464982D1" w:rsidR="0078414D" w:rsidRDefault="00BB088E" w:rsidP="00AF55F2">
      <w:pPr>
        <w:pStyle w:val="ListParagraph"/>
        <w:numPr>
          <w:ilvl w:val="1"/>
          <w:numId w:val="20"/>
        </w:numPr>
        <w:spacing w:line="360" w:lineRule="auto"/>
        <w:rPr>
          <w:sz w:val="26"/>
          <w:szCs w:val="26"/>
        </w:rPr>
      </w:pPr>
      <w:r>
        <w:rPr>
          <w:sz w:val="26"/>
          <w:szCs w:val="26"/>
        </w:rPr>
        <w:t xml:space="preserve">Ưu đãi (UuDai) </w:t>
      </w:r>
      <w:r w:rsidR="00280EB6">
        <w:rPr>
          <w:sz w:val="26"/>
          <w:szCs w:val="26"/>
        </w:rPr>
        <w:t xml:space="preserve">Phải </w:t>
      </w:r>
      <w:r w:rsidR="00706D7A" w:rsidRPr="00E5581C">
        <w:rPr>
          <w:sz w:val="26"/>
          <w:szCs w:val="26"/>
        </w:rPr>
        <w:t>≥</w:t>
      </w:r>
      <w:r w:rsidR="00706D7A">
        <w:rPr>
          <w:sz w:val="26"/>
          <w:szCs w:val="26"/>
        </w:rPr>
        <w:t xml:space="preserve"> </w:t>
      </w:r>
      <w:r w:rsidR="00F3032C">
        <w:rPr>
          <w:sz w:val="26"/>
          <w:szCs w:val="26"/>
        </w:rPr>
        <w:t xml:space="preserve">5% và </w:t>
      </w:r>
      <w:r w:rsidR="00280EB6">
        <w:rPr>
          <w:sz w:val="26"/>
          <w:szCs w:val="26"/>
        </w:rPr>
        <w:t xml:space="preserve"> </w:t>
      </w:r>
      <w:r w:rsidR="00706D7A" w:rsidRPr="00706D7A">
        <w:rPr>
          <w:sz w:val="26"/>
          <w:szCs w:val="26"/>
        </w:rPr>
        <w:t>≤</w:t>
      </w:r>
      <w:r w:rsidR="00A12AB4">
        <w:rPr>
          <w:sz w:val="26"/>
          <w:szCs w:val="26"/>
        </w:rPr>
        <w:t xml:space="preserve"> 15%</w:t>
      </w:r>
    </w:p>
    <w:p w14:paraId="689EC9AB" w14:textId="4A9FE748" w:rsidR="00AF55F2" w:rsidRDefault="00AF55F2" w:rsidP="00AF55F2">
      <w:pPr>
        <w:pStyle w:val="ListParagraph"/>
        <w:numPr>
          <w:ilvl w:val="0"/>
          <w:numId w:val="20"/>
        </w:numPr>
        <w:spacing w:line="360" w:lineRule="auto"/>
        <w:rPr>
          <w:sz w:val="26"/>
          <w:szCs w:val="26"/>
        </w:rPr>
      </w:pPr>
      <w:r>
        <w:rPr>
          <w:sz w:val="26"/>
          <w:szCs w:val="26"/>
        </w:rPr>
        <w:t>Giá Trị thời gian</w:t>
      </w:r>
    </w:p>
    <w:p w14:paraId="4A86C0EE" w14:textId="48669FBC" w:rsidR="002308F8" w:rsidRDefault="00FE109C" w:rsidP="002308F8">
      <w:pPr>
        <w:pStyle w:val="ListParagraph"/>
        <w:numPr>
          <w:ilvl w:val="1"/>
          <w:numId w:val="20"/>
        </w:numPr>
        <w:spacing w:line="360" w:lineRule="auto"/>
        <w:rPr>
          <w:sz w:val="26"/>
          <w:szCs w:val="26"/>
        </w:rPr>
      </w:pPr>
      <w:r w:rsidRPr="00FE109C">
        <w:rPr>
          <w:sz w:val="26"/>
          <w:szCs w:val="26"/>
        </w:rPr>
        <w:t>Ngày sinh của thú cưng phải nhỏ hơn ngày hiện tại.</w:t>
      </w:r>
    </w:p>
    <w:p w14:paraId="3049741F" w14:textId="3C91A7C8" w:rsidR="007863C6" w:rsidRDefault="007863C6" w:rsidP="002308F8">
      <w:pPr>
        <w:pStyle w:val="ListParagraph"/>
        <w:numPr>
          <w:ilvl w:val="1"/>
          <w:numId w:val="20"/>
        </w:numPr>
        <w:spacing w:line="360" w:lineRule="auto"/>
        <w:rPr>
          <w:sz w:val="26"/>
          <w:szCs w:val="26"/>
        </w:rPr>
      </w:pPr>
      <w:r w:rsidRPr="007863C6">
        <w:rPr>
          <w:sz w:val="26"/>
          <w:szCs w:val="26"/>
        </w:rPr>
        <w:t>Ngày lập hóa đơn phải nhỏ hơn hoặc bằng ngày hiện tại.</w:t>
      </w:r>
    </w:p>
    <w:p w14:paraId="73DEB520" w14:textId="45336C60" w:rsidR="00AF55F2" w:rsidRPr="00AF55F2" w:rsidRDefault="00AF55F2" w:rsidP="00AF55F2">
      <w:pPr>
        <w:pStyle w:val="ListParagraph"/>
        <w:numPr>
          <w:ilvl w:val="0"/>
          <w:numId w:val="20"/>
        </w:numPr>
        <w:spacing w:line="360" w:lineRule="auto"/>
        <w:rPr>
          <w:sz w:val="26"/>
          <w:szCs w:val="26"/>
        </w:rPr>
      </w:pPr>
      <w:r>
        <w:rPr>
          <w:sz w:val="26"/>
          <w:szCs w:val="26"/>
        </w:rPr>
        <w:t>Giới tính</w:t>
      </w:r>
    </w:p>
    <w:p w14:paraId="3D79E937" w14:textId="48EF6DF4" w:rsidR="00526A94" w:rsidRPr="00DA4665" w:rsidRDefault="00526A94" w:rsidP="00526A94">
      <w:pPr>
        <w:pStyle w:val="ListParagraph"/>
        <w:numPr>
          <w:ilvl w:val="1"/>
          <w:numId w:val="20"/>
        </w:numPr>
        <w:spacing w:line="360" w:lineRule="auto"/>
        <w:rPr>
          <w:sz w:val="26"/>
          <w:szCs w:val="26"/>
        </w:rPr>
      </w:pPr>
      <w:r w:rsidRPr="00526A94">
        <w:rPr>
          <w:sz w:val="26"/>
          <w:szCs w:val="26"/>
        </w:rPr>
        <w:t>Giới tính thú cưng chỉ được nhận các giá trị hợp lệ: “Đực” hoặc “Cái”</w:t>
      </w:r>
      <w:r w:rsidR="00DA4665">
        <w:rPr>
          <w:sz w:val="26"/>
          <w:szCs w:val="26"/>
        </w:rPr>
        <w:t>.</w:t>
      </w:r>
    </w:p>
    <w:p w14:paraId="081F409E" w14:textId="77777777" w:rsidR="003B3E25" w:rsidRDefault="003B3E25" w:rsidP="009051F7">
      <w:pPr>
        <w:spacing w:line="360" w:lineRule="auto"/>
        <w:rPr>
          <w:sz w:val="26"/>
          <w:szCs w:val="26"/>
        </w:rPr>
      </w:pPr>
    </w:p>
    <w:p w14:paraId="293C294E" w14:textId="77777777" w:rsidR="004571FC" w:rsidRPr="009051F7" w:rsidRDefault="004571FC" w:rsidP="009051F7">
      <w:pPr>
        <w:spacing w:line="360" w:lineRule="auto"/>
        <w:rPr>
          <w:sz w:val="26"/>
          <w:szCs w:val="26"/>
        </w:rPr>
      </w:pPr>
    </w:p>
    <w:p w14:paraId="07CBEFE7" w14:textId="77777777" w:rsidR="00775777" w:rsidRPr="004B5E8B" w:rsidRDefault="00775777" w:rsidP="004B5E8B">
      <w:pPr>
        <w:spacing w:line="360" w:lineRule="auto"/>
        <w:rPr>
          <w:b/>
          <w:bCs/>
          <w:sz w:val="32"/>
          <w:szCs w:val="32"/>
        </w:rPr>
      </w:pPr>
    </w:p>
    <w:p w14:paraId="621D8601" w14:textId="37C12EF9" w:rsidR="00C61E26" w:rsidRDefault="008A745A" w:rsidP="00314951">
      <w:pPr>
        <w:pStyle w:val="ListParagraph"/>
        <w:numPr>
          <w:ilvl w:val="1"/>
          <w:numId w:val="1"/>
        </w:numPr>
        <w:spacing w:line="360" w:lineRule="auto"/>
        <w:outlineLvl w:val="1"/>
        <w:rPr>
          <w:b/>
          <w:bCs/>
          <w:sz w:val="32"/>
          <w:szCs w:val="32"/>
        </w:rPr>
      </w:pPr>
      <w:bookmarkStart w:id="27" w:name="_Toc215516524"/>
      <w:r>
        <w:rPr>
          <w:b/>
          <w:bCs/>
          <w:sz w:val="32"/>
          <w:szCs w:val="32"/>
        </w:rPr>
        <w:lastRenderedPageBreak/>
        <w:t>Chuẩn hóa lược đồ</w:t>
      </w:r>
      <w:bookmarkEnd w:id="27"/>
    </w:p>
    <w:p w14:paraId="5FD5ACA3" w14:textId="77777777" w:rsidR="00D83F43" w:rsidRPr="00315729" w:rsidRDefault="00D83F43" w:rsidP="00D83F43">
      <w:pPr>
        <w:pStyle w:val="ListParagraph"/>
        <w:numPr>
          <w:ilvl w:val="0"/>
          <w:numId w:val="10"/>
        </w:numPr>
        <w:spacing w:line="360" w:lineRule="auto"/>
        <w:rPr>
          <w:rFonts w:eastAsiaTheme="majorEastAsia"/>
          <w:b/>
          <w:bCs/>
          <w:sz w:val="26"/>
          <w:szCs w:val="26"/>
        </w:rPr>
      </w:pPr>
      <w:r w:rsidRPr="00315729">
        <w:rPr>
          <w:rFonts w:eastAsiaTheme="majorEastAsia"/>
          <w:b/>
          <w:bCs/>
          <w:sz w:val="26"/>
          <w:szCs w:val="26"/>
        </w:rPr>
        <w:t>BAC_SI_THU_Y</w:t>
      </w:r>
    </w:p>
    <w:p w14:paraId="234CE3BA" w14:textId="77777777" w:rsidR="00D83F43" w:rsidRPr="00315729" w:rsidRDefault="00D83F43" w:rsidP="00D83F43">
      <w:pPr>
        <w:pStyle w:val="ListParagraph"/>
        <w:numPr>
          <w:ilvl w:val="0"/>
          <w:numId w:val="11"/>
        </w:numPr>
        <w:spacing w:line="360" w:lineRule="auto"/>
        <w:rPr>
          <w:rFonts w:eastAsiaTheme="majorEastAsia"/>
          <w:sz w:val="26"/>
          <w:szCs w:val="26"/>
        </w:rPr>
      </w:pPr>
      <w:r w:rsidRPr="00315729">
        <w:rPr>
          <w:rFonts w:eastAsiaTheme="majorEastAsia"/>
          <w:sz w:val="26"/>
          <w:szCs w:val="26"/>
        </w:rPr>
        <w:t>Lược đồ: BAC_SI_THU_Y(MaNV, HoTen, NgaySinh, GioiTinh, NgayVaoLam, LuongCoBan, MaCN)</w:t>
      </w:r>
    </w:p>
    <w:p w14:paraId="57C9095F" w14:textId="77777777" w:rsidR="00D83F43" w:rsidRPr="00315729" w:rsidRDefault="00D83F43" w:rsidP="00D83F43">
      <w:pPr>
        <w:pStyle w:val="ListParagraph"/>
        <w:numPr>
          <w:ilvl w:val="0"/>
          <w:numId w:val="11"/>
        </w:numPr>
        <w:spacing w:line="360" w:lineRule="auto"/>
        <w:rPr>
          <w:rFonts w:eastAsiaTheme="majorEastAsia"/>
          <w:sz w:val="26"/>
          <w:szCs w:val="26"/>
        </w:rPr>
      </w:pPr>
      <w:r w:rsidRPr="00315729">
        <w:rPr>
          <w:rFonts w:eastAsiaTheme="majorEastAsia"/>
          <w:sz w:val="26"/>
          <w:szCs w:val="26"/>
        </w:rPr>
        <w:t>Khóa chính (PK): MaNV</w:t>
      </w:r>
    </w:p>
    <w:p w14:paraId="56796132" w14:textId="77777777" w:rsidR="00D83F43" w:rsidRPr="00315729" w:rsidRDefault="00D83F43" w:rsidP="00D83F43">
      <w:pPr>
        <w:pStyle w:val="ListParagraph"/>
        <w:numPr>
          <w:ilvl w:val="0"/>
          <w:numId w:val="11"/>
        </w:numPr>
        <w:spacing w:line="360" w:lineRule="auto"/>
        <w:rPr>
          <w:rFonts w:eastAsiaTheme="majorEastAsia"/>
          <w:sz w:val="26"/>
          <w:szCs w:val="26"/>
        </w:rPr>
      </w:pPr>
      <w:r w:rsidRPr="00315729">
        <w:rPr>
          <w:rFonts w:eastAsiaTheme="majorEastAsia"/>
          <w:sz w:val="26"/>
          <w:szCs w:val="26"/>
        </w:rPr>
        <w:t>Phụ thuộc hàm:</w:t>
      </w:r>
      <w:r>
        <w:rPr>
          <w:rFonts w:eastAsiaTheme="majorEastAsia"/>
          <w:sz w:val="26"/>
          <w:szCs w:val="26"/>
        </w:rPr>
        <w:t xml:space="preserve"> </w:t>
      </w:r>
      <w:r w:rsidRPr="00315729">
        <w:rPr>
          <w:rFonts w:eastAsiaTheme="majorEastAsia"/>
          <w:sz w:val="26"/>
          <w:szCs w:val="26"/>
        </w:rPr>
        <w:t xml:space="preserve"> MaNV -&gt; HoTen, NgaySinh, GioiTinh, NgayVaoLam, LuongCoBan, MaCN (Mã nhân viên xác định toàn bộ thông tin cá nhân và nơi làm việc).</w:t>
      </w:r>
    </w:p>
    <w:p w14:paraId="09929349" w14:textId="77777777" w:rsidR="00D83F43" w:rsidRDefault="00D83F43" w:rsidP="00D83F43">
      <w:pPr>
        <w:pStyle w:val="ListParagraph"/>
        <w:numPr>
          <w:ilvl w:val="0"/>
          <w:numId w:val="11"/>
        </w:numPr>
        <w:spacing w:line="360" w:lineRule="auto"/>
        <w:rPr>
          <w:rFonts w:eastAsiaTheme="majorEastAsia"/>
          <w:sz w:val="26"/>
          <w:szCs w:val="26"/>
        </w:rPr>
      </w:pPr>
      <w:r w:rsidRPr="00152D9C">
        <w:rPr>
          <w:rFonts w:eastAsiaTheme="majorEastAsia"/>
          <w:sz w:val="26"/>
          <w:szCs w:val="26"/>
        </w:rPr>
        <w:t>Chuẩn hóa:</w:t>
      </w:r>
    </w:p>
    <w:p w14:paraId="5728FC02" w14:textId="77777777" w:rsidR="00D83F43" w:rsidRDefault="00D83F43" w:rsidP="00D83F43">
      <w:pPr>
        <w:pStyle w:val="ListParagraph"/>
        <w:numPr>
          <w:ilvl w:val="1"/>
          <w:numId w:val="11"/>
        </w:numPr>
        <w:spacing w:line="360" w:lineRule="auto"/>
        <w:ind w:left="1350"/>
        <w:rPr>
          <w:rFonts w:eastAsiaTheme="majorEastAsia"/>
          <w:sz w:val="26"/>
          <w:szCs w:val="26"/>
        </w:rPr>
      </w:pPr>
      <w:r w:rsidRPr="00152D9C">
        <w:rPr>
          <w:rFonts w:eastAsiaTheme="majorEastAsia"/>
          <w:sz w:val="26"/>
          <w:szCs w:val="26"/>
        </w:rPr>
        <w:t xml:space="preserve">1NF </w:t>
      </w:r>
      <w:r w:rsidRPr="00E13B40">
        <w:rPr>
          <w:rFonts w:eastAsiaTheme="majorEastAsia"/>
          <w:sz w:val="26"/>
          <w:szCs w:val="26"/>
        </w:rPr>
        <w:t>(Đạt): Các thuộc tính đều mang giá trị đơn</w:t>
      </w:r>
      <w:r w:rsidRPr="00152D9C">
        <w:rPr>
          <w:rFonts w:eastAsiaTheme="majorEastAsia"/>
          <w:sz w:val="26"/>
          <w:szCs w:val="26"/>
        </w:rPr>
        <w:t>.</w:t>
      </w:r>
    </w:p>
    <w:p w14:paraId="5A58C42C" w14:textId="77777777" w:rsidR="00D83F43" w:rsidRDefault="00D83F43" w:rsidP="00D83F43">
      <w:pPr>
        <w:pStyle w:val="ListParagraph"/>
        <w:numPr>
          <w:ilvl w:val="1"/>
          <w:numId w:val="11"/>
        </w:numPr>
        <w:spacing w:line="360" w:lineRule="auto"/>
        <w:ind w:left="1350"/>
        <w:rPr>
          <w:rFonts w:eastAsiaTheme="majorEastAsia"/>
          <w:sz w:val="26"/>
          <w:szCs w:val="26"/>
        </w:rPr>
      </w:pPr>
      <w:r w:rsidRPr="00152D9C">
        <w:rPr>
          <w:rFonts w:eastAsiaTheme="majorEastAsia"/>
          <w:sz w:val="26"/>
          <w:szCs w:val="26"/>
        </w:rPr>
        <w:t>2NF (Đạt): Khóa chính là đơn nhất (MaNV), các thuộc tính phụ thuộc hoàn toàn vào khóa.</w:t>
      </w:r>
    </w:p>
    <w:p w14:paraId="1A6AB7F5" w14:textId="77777777" w:rsidR="00D83F43" w:rsidRPr="00152D9C" w:rsidRDefault="00D83F43" w:rsidP="00D83F43">
      <w:pPr>
        <w:pStyle w:val="ListParagraph"/>
        <w:numPr>
          <w:ilvl w:val="1"/>
          <w:numId w:val="11"/>
        </w:numPr>
        <w:spacing w:line="360" w:lineRule="auto"/>
        <w:ind w:left="1350"/>
        <w:rPr>
          <w:rFonts w:eastAsiaTheme="majorEastAsia"/>
          <w:sz w:val="26"/>
          <w:szCs w:val="26"/>
        </w:rPr>
      </w:pPr>
      <w:r w:rsidRPr="00152D9C">
        <w:rPr>
          <w:rFonts w:eastAsiaTheme="majorEastAsia"/>
          <w:sz w:val="26"/>
          <w:szCs w:val="26"/>
        </w:rPr>
        <w:t>3NF (Đạt): Không có phụ thuộc bắc cầu (MaCN là khóa ngoại trỏ sang bảng khác, không xác định ngược lại thông tin nhân viên trong bảng này).</w:t>
      </w:r>
    </w:p>
    <w:p w14:paraId="0B200208" w14:textId="7762DBD5" w:rsidR="00D83F43" w:rsidRPr="00315729" w:rsidRDefault="00D83F43" w:rsidP="00274526">
      <w:pPr>
        <w:pStyle w:val="ListParagraph"/>
        <w:spacing w:line="360" w:lineRule="auto"/>
        <w:rPr>
          <w:rFonts w:eastAsiaTheme="majorEastAsia"/>
          <w:b/>
          <w:bCs/>
          <w:sz w:val="26"/>
          <w:szCs w:val="26"/>
        </w:rPr>
      </w:pPr>
      <w:r w:rsidRPr="00315729">
        <w:rPr>
          <w:rFonts w:eastAsiaTheme="majorEastAsia"/>
          <w:b/>
          <w:bCs/>
          <w:sz w:val="26"/>
          <w:szCs w:val="26"/>
        </w:rPr>
        <w:t>NHAN_VIEN_BAN_HANG</w:t>
      </w:r>
    </w:p>
    <w:p w14:paraId="65FAA015" w14:textId="77777777" w:rsidR="00D83F43" w:rsidRPr="00152D9C" w:rsidRDefault="00D83F43" w:rsidP="00D83F43">
      <w:pPr>
        <w:pStyle w:val="ListParagraph"/>
        <w:numPr>
          <w:ilvl w:val="0"/>
          <w:numId w:val="11"/>
        </w:numPr>
        <w:spacing w:line="360" w:lineRule="auto"/>
        <w:rPr>
          <w:rFonts w:eastAsiaTheme="majorEastAsia"/>
          <w:sz w:val="26"/>
          <w:szCs w:val="26"/>
        </w:rPr>
      </w:pPr>
      <w:r w:rsidRPr="00152D9C">
        <w:rPr>
          <w:rFonts w:eastAsiaTheme="majorEastAsia"/>
          <w:sz w:val="26"/>
          <w:szCs w:val="26"/>
        </w:rPr>
        <w:t>Lược đồ: NHAN_VIEN_BAN_HANG(MaNV, HoTen, NgaySinh, GioiTinh, NgayVaoLam, LuongCoBan, MaCN)</w:t>
      </w:r>
    </w:p>
    <w:p w14:paraId="5ADC21CA" w14:textId="77777777" w:rsidR="00D83F43" w:rsidRPr="00152D9C" w:rsidRDefault="00D83F43" w:rsidP="00D83F43">
      <w:pPr>
        <w:pStyle w:val="ListParagraph"/>
        <w:numPr>
          <w:ilvl w:val="0"/>
          <w:numId w:val="11"/>
        </w:numPr>
        <w:spacing w:line="360" w:lineRule="auto"/>
        <w:rPr>
          <w:rFonts w:eastAsiaTheme="majorEastAsia"/>
          <w:sz w:val="26"/>
          <w:szCs w:val="26"/>
        </w:rPr>
      </w:pPr>
      <w:r w:rsidRPr="00152D9C">
        <w:rPr>
          <w:rFonts w:eastAsiaTheme="majorEastAsia"/>
          <w:sz w:val="26"/>
          <w:szCs w:val="26"/>
        </w:rPr>
        <w:t>Khóa chính (PK): MaNV</w:t>
      </w:r>
    </w:p>
    <w:p w14:paraId="4A092C42" w14:textId="77777777" w:rsidR="00D83F43" w:rsidRDefault="00D83F43" w:rsidP="00D83F43">
      <w:pPr>
        <w:pStyle w:val="ListParagraph"/>
        <w:numPr>
          <w:ilvl w:val="0"/>
          <w:numId w:val="11"/>
        </w:numPr>
        <w:spacing w:line="360" w:lineRule="auto"/>
        <w:rPr>
          <w:rFonts w:eastAsiaTheme="majorEastAsia"/>
          <w:sz w:val="26"/>
          <w:szCs w:val="26"/>
        </w:rPr>
      </w:pPr>
      <w:r w:rsidRPr="00152D9C">
        <w:rPr>
          <w:rFonts w:eastAsiaTheme="majorEastAsia"/>
          <w:sz w:val="26"/>
          <w:szCs w:val="26"/>
        </w:rPr>
        <w:t>Phụ thuộc hàm:</w:t>
      </w:r>
      <w:r>
        <w:rPr>
          <w:rFonts w:eastAsiaTheme="majorEastAsia"/>
          <w:sz w:val="26"/>
          <w:szCs w:val="26"/>
        </w:rPr>
        <w:t xml:space="preserve"> </w:t>
      </w:r>
      <w:r w:rsidRPr="00152D9C">
        <w:rPr>
          <w:rFonts w:eastAsiaTheme="majorEastAsia"/>
          <w:sz w:val="26"/>
          <w:szCs w:val="26"/>
        </w:rPr>
        <w:t xml:space="preserve"> MaNV -&gt; HoTen, NgaySinh, GioiTinh, NgayVaoLam, LuongCoBan, MaCN.</w:t>
      </w:r>
    </w:p>
    <w:p w14:paraId="5CF3ACB4" w14:textId="77777777" w:rsidR="00D83F43" w:rsidRDefault="00D83F43" w:rsidP="00D83F43">
      <w:pPr>
        <w:pStyle w:val="ListParagraph"/>
        <w:numPr>
          <w:ilvl w:val="0"/>
          <w:numId w:val="11"/>
        </w:numPr>
        <w:spacing w:line="360" w:lineRule="auto"/>
        <w:rPr>
          <w:rFonts w:eastAsiaTheme="majorEastAsia"/>
          <w:sz w:val="26"/>
          <w:szCs w:val="26"/>
        </w:rPr>
      </w:pPr>
      <w:r w:rsidRPr="00152D9C">
        <w:rPr>
          <w:rFonts w:eastAsiaTheme="majorEastAsia"/>
          <w:sz w:val="26"/>
          <w:szCs w:val="26"/>
        </w:rPr>
        <w:t>Chuẩn hóa:</w:t>
      </w:r>
    </w:p>
    <w:p w14:paraId="0B354F3C" w14:textId="77777777" w:rsidR="00D83F43" w:rsidRDefault="00D83F43" w:rsidP="00D83F43">
      <w:pPr>
        <w:pStyle w:val="ListParagraph"/>
        <w:numPr>
          <w:ilvl w:val="1"/>
          <w:numId w:val="11"/>
        </w:numPr>
        <w:spacing w:line="360" w:lineRule="auto"/>
        <w:ind w:left="1350"/>
        <w:rPr>
          <w:rFonts w:eastAsiaTheme="majorEastAsia"/>
          <w:sz w:val="26"/>
          <w:szCs w:val="26"/>
        </w:rPr>
      </w:pPr>
      <w:r w:rsidRPr="00152D9C">
        <w:rPr>
          <w:rFonts w:eastAsiaTheme="majorEastAsia"/>
          <w:sz w:val="26"/>
          <w:szCs w:val="26"/>
        </w:rPr>
        <w:t>1NF (Đạt): Giá trị đơn.</w:t>
      </w:r>
    </w:p>
    <w:p w14:paraId="172D5C1C" w14:textId="77777777" w:rsidR="00D83F43" w:rsidRDefault="00D83F43" w:rsidP="00D83F43">
      <w:pPr>
        <w:pStyle w:val="ListParagraph"/>
        <w:numPr>
          <w:ilvl w:val="1"/>
          <w:numId w:val="11"/>
        </w:numPr>
        <w:spacing w:line="360" w:lineRule="auto"/>
        <w:ind w:left="1350"/>
        <w:rPr>
          <w:rFonts w:eastAsiaTheme="majorEastAsia"/>
          <w:sz w:val="26"/>
          <w:szCs w:val="26"/>
        </w:rPr>
      </w:pPr>
      <w:r w:rsidRPr="00152D9C">
        <w:rPr>
          <w:rFonts w:eastAsiaTheme="majorEastAsia"/>
          <w:sz w:val="26"/>
          <w:szCs w:val="26"/>
        </w:rPr>
        <w:t>2NF (Đạt): Phụ thuộc hoàn toàn vào khóa chính.</w:t>
      </w:r>
    </w:p>
    <w:p w14:paraId="42335133" w14:textId="77777777" w:rsidR="00D83F43" w:rsidRPr="00152D9C" w:rsidRDefault="00D83F43" w:rsidP="00D83F43">
      <w:pPr>
        <w:pStyle w:val="ListParagraph"/>
        <w:numPr>
          <w:ilvl w:val="1"/>
          <w:numId w:val="11"/>
        </w:numPr>
        <w:spacing w:line="360" w:lineRule="auto"/>
        <w:ind w:left="1350"/>
        <w:rPr>
          <w:rFonts w:eastAsiaTheme="majorEastAsia"/>
          <w:sz w:val="26"/>
          <w:szCs w:val="26"/>
        </w:rPr>
      </w:pPr>
      <w:r w:rsidRPr="00152D9C">
        <w:rPr>
          <w:rFonts w:eastAsiaTheme="majorEastAsia"/>
          <w:sz w:val="26"/>
          <w:szCs w:val="26"/>
        </w:rPr>
        <w:t>3NF (Đạt): Không tồn tại phụ thuộc bắc cầu.</w:t>
      </w:r>
    </w:p>
    <w:p w14:paraId="45BEDFC1" w14:textId="25F05C43" w:rsidR="00D83F43" w:rsidRPr="00152D9C" w:rsidRDefault="00D83F43" w:rsidP="00D83F43">
      <w:pPr>
        <w:pStyle w:val="ListParagraph"/>
        <w:numPr>
          <w:ilvl w:val="0"/>
          <w:numId w:val="10"/>
        </w:numPr>
        <w:spacing w:line="360" w:lineRule="auto"/>
        <w:rPr>
          <w:rFonts w:eastAsiaTheme="majorEastAsia"/>
          <w:b/>
          <w:bCs/>
          <w:sz w:val="26"/>
          <w:szCs w:val="26"/>
        </w:rPr>
      </w:pPr>
      <w:r w:rsidRPr="00152D9C">
        <w:rPr>
          <w:rFonts w:eastAsiaTheme="majorEastAsia"/>
          <w:b/>
          <w:bCs/>
          <w:sz w:val="26"/>
          <w:szCs w:val="26"/>
        </w:rPr>
        <w:t xml:space="preserve"> NHAN_VIEN_TIEP_TAN</w:t>
      </w:r>
    </w:p>
    <w:p w14:paraId="469ABADE" w14:textId="77777777" w:rsidR="00D83F43" w:rsidRPr="00152D9C" w:rsidRDefault="00D83F43" w:rsidP="00D83F43">
      <w:pPr>
        <w:pStyle w:val="ListParagraph"/>
        <w:numPr>
          <w:ilvl w:val="0"/>
          <w:numId w:val="12"/>
        </w:numPr>
        <w:spacing w:line="360" w:lineRule="auto"/>
        <w:rPr>
          <w:rFonts w:eastAsiaTheme="majorEastAsia"/>
          <w:b/>
          <w:bCs/>
          <w:sz w:val="26"/>
          <w:szCs w:val="26"/>
        </w:rPr>
      </w:pPr>
      <w:r w:rsidRPr="00152D9C">
        <w:rPr>
          <w:rFonts w:eastAsiaTheme="majorEastAsia"/>
          <w:sz w:val="26"/>
          <w:szCs w:val="26"/>
        </w:rPr>
        <w:t>Lược đồ: NHAN_VIEN_TIEP_TAN(MaNV, HoTen, NgaySinh, GioiTinh, NgayVaoLam, LuongCoBan, MaCN)</w:t>
      </w:r>
    </w:p>
    <w:p w14:paraId="38FFA2A0" w14:textId="77777777" w:rsidR="00D83F43" w:rsidRPr="00152D9C" w:rsidRDefault="00D83F43" w:rsidP="00D83F43">
      <w:pPr>
        <w:pStyle w:val="ListParagraph"/>
        <w:numPr>
          <w:ilvl w:val="0"/>
          <w:numId w:val="12"/>
        </w:numPr>
        <w:spacing w:line="360" w:lineRule="auto"/>
        <w:rPr>
          <w:rFonts w:eastAsiaTheme="majorEastAsia"/>
          <w:b/>
          <w:bCs/>
          <w:sz w:val="26"/>
          <w:szCs w:val="26"/>
        </w:rPr>
      </w:pPr>
      <w:r w:rsidRPr="00152D9C">
        <w:rPr>
          <w:rFonts w:eastAsiaTheme="majorEastAsia"/>
          <w:sz w:val="26"/>
          <w:szCs w:val="26"/>
        </w:rPr>
        <w:t>Khóa chính (PK): MaNV</w:t>
      </w:r>
    </w:p>
    <w:p w14:paraId="420EB502" w14:textId="77777777" w:rsidR="00D83F43" w:rsidRDefault="00D83F43" w:rsidP="00D83F43">
      <w:pPr>
        <w:pStyle w:val="ListParagraph"/>
        <w:numPr>
          <w:ilvl w:val="0"/>
          <w:numId w:val="12"/>
        </w:numPr>
        <w:spacing w:line="360" w:lineRule="auto"/>
        <w:rPr>
          <w:rFonts w:eastAsiaTheme="majorEastAsia"/>
          <w:sz w:val="26"/>
          <w:szCs w:val="26"/>
        </w:rPr>
      </w:pPr>
      <w:r w:rsidRPr="00152D9C">
        <w:rPr>
          <w:rFonts w:eastAsiaTheme="majorEastAsia"/>
          <w:sz w:val="26"/>
          <w:szCs w:val="26"/>
        </w:rPr>
        <w:lastRenderedPageBreak/>
        <w:t>Phụ thuộc hàm: MaNV -&gt; HoTen, NgaySinh, GioiTinh, NgayVaoLam, LuongCoBan, MaCN.</w:t>
      </w:r>
    </w:p>
    <w:p w14:paraId="4942E23F" w14:textId="77777777" w:rsidR="00D83F43" w:rsidRDefault="00D83F43" w:rsidP="00D83F43">
      <w:pPr>
        <w:pStyle w:val="ListParagraph"/>
        <w:numPr>
          <w:ilvl w:val="0"/>
          <w:numId w:val="12"/>
        </w:numPr>
        <w:spacing w:line="360" w:lineRule="auto"/>
        <w:rPr>
          <w:rFonts w:eastAsiaTheme="majorEastAsia"/>
          <w:sz w:val="26"/>
          <w:szCs w:val="26"/>
        </w:rPr>
      </w:pPr>
      <w:r w:rsidRPr="00152D9C">
        <w:rPr>
          <w:rFonts w:eastAsiaTheme="majorEastAsia"/>
          <w:sz w:val="26"/>
          <w:szCs w:val="26"/>
        </w:rPr>
        <w:t>Chuẩn hóa:</w:t>
      </w:r>
    </w:p>
    <w:p w14:paraId="25EE6088" w14:textId="77777777" w:rsidR="00D83F43" w:rsidRDefault="00D83F43" w:rsidP="00D83F43">
      <w:pPr>
        <w:pStyle w:val="ListParagraph"/>
        <w:numPr>
          <w:ilvl w:val="1"/>
          <w:numId w:val="12"/>
        </w:numPr>
        <w:spacing w:line="360" w:lineRule="auto"/>
        <w:ind w:left="1350"/>
        <w:rPr>
          <w:rFonts w:eastAsiaTheme="majorEastAsia"/>
          <w:sz w:val="26"/>
          <w:szCs w:val="26"/>
        </w:rPr>
      </w:pPr>
      <w:r w:rsidRPr="00152D9C">
        <w:rPr>
          <w:rFonts w:eastAsiaTheme="majorEastAsia"/>
          <w:sz w:val="26"/>
          <w:szCs w:val="26"/>
        </w:rPr>
        <w:t>1NF (Đạt): Giá trị đơn.</w:t>
      </w:r>
    </w:p>
    <w:p w14:paraId="44FA0C7C" w14:textId="77777777" w:rsidR="00D83F43" w:rsidRDefault="00D83F43" w:rsidP="00D83F43">
      <w:pPr>
        <w:pStyle w:val="ListParagraph"/>
        <w:numPr>
          <w:ilvl w:val="1"/>
          <w:numId w:val="12"/>
        </w:numPr>
        <w:spacing w:line="360" w:lineRule="auto"/>
        <w:ind w:left="1350"/>
        <w:rPr>
          <w:rFonts w:eastAsiaTheme="majorEastAsia"/>
          <w:sz w:val="26"/>
          <w:szCs w:val="26"/>
        </w:rPr>
      </w:pPr>
      <w:r w:rsidRPr="00152D9C">
        <w:rPr>
          <w:rFonts w:eastAsiaTheme="majorEastAsia"/>
          <w:sz w:val="26"/>
          <w:szCs w:val="26"/>
        </w:rPr>
        <w:t>2NF (Đạt): Phụ thuộc hoàn toàn vào khóa chính.</w:t>
      </w:r>
    </w:p>
    <w:p w14:paraId="47BDCB09" w14:textId="77777777" w:rsidR="00D83F43" w:rsidRPr="00152D9C" w:rsidRDefault="00D83F43" w:rsidP="00D83F43">
      <w:pPr>
        <w:pStyle w:val="ListParagraph"/>
        <w:numPr>
          <w:ilvl w:val="1"/>
          <w:numId w:val="12"/>
        </w:numPr>
        <w:spacing w:line="360" w:lineRule="auto"/>
        <w:ind w:left="1350"/>
        <w:rPr>
          <w:rFonts w:eastAsiaTheme="majorEastAsia"/>
          <w:sz w:val="26"/>
          <w:szCs w:val="26"/>
        </w:rPr>
      </w:pPr>
      <w:r w:rsidRPr="00152D9C">
        <w:rPr>
          <w:rFonts w:eastAsiaTheme="majorEastAsia"/>
          <w:sz w:val="26"/>
          <w:szCs w:val="26"/>
        </w:rPr>
        <w:t>3NF (Đạt): Không tồn tại phụ thuộc bắc cầu.</w:t>
      </w:r>
    </w:p>
    <w:p w14:paraId="5722F7E0" w14:textId="77777777" w:rsidR="00D83F43" w:rsidRDefault="00D83F43" w:rsidP="00D83F43">
      <w:pPr>
        <w:pStyle w:val="ListParagraph"/>
        <w:numPr>
          <w:ilvl w:val="0"/>
          <w:numId w:val="10"/>
        </w:numPr>
        <w:spacing w:line="360" w:lineRule="auto"/>
        <w:rPr>
          <w:rFonts w:eastAsiaTheme="majorEastAsia"/>
          <w:b/>
          <w:bCs/>
          <w:sz w:val="26"/>
          <w:szCs w:val="26"/>
        </w:rPr>
      </w:pPr>
      <w:r w:rsidRPr="00152D9C">
        <w:rPr>
          <w:rFonts w:eastAsiaTheme="majorEastAsia"/>
          <w:b/>
          <w:bCs/>
          <w:sz w:val="26"/>
          <w:szCs w:val="26"/>
        </w:rPr>
        <w:t>QUAN_LY_CHI_NHANH</w:t>
      </w:r>
    </w:p>
    <w:p w14:paraId="738C43E2" w14:textId="77777777" w:rsidR="00D83F43" w:rsidRPr="00152D9C" w:rsidRDefault="00D83F43" w:rsidP="00D83F43">
      <w:pPr>
        <w:pStyle w:val="ListParagraph"/>
        <w:numPr>
          <w:ilvl w:val="0"/>
          <w:numId w:val="13"/>
        </w:numPr>
        <w:spacing w:line="360" w:lineRule="auto"/>
        <w:rPr>
          <w:rFonts w:eastAsiaTheme="majorEastAsia"/>
          <w:b/>
          <w:bCs/>
          <w:sz w:val="26"/>
          <w:szCs w:val="26"/>
        </w:rPr>
      </w:pPr>
      <w:r w:rsidRPr="00152D9C">
        <w:rPr>
          <w:rFonts w:eastAsiaTheme="majorEastAsia"/>
          <w:sz w:val="26"/>
          <w:szCs w:val="26"/>
        </w:rPr>
        <w:t>Lược đồ: QUAN_LY_CHI_NHANH(MaNV, HoTen, NgaySinh, GioiTinh, NgayVaoLam, LuongCoBan, MaCN)</w:t>
      </w:r>
    </w:p>
    <w:p w14:paraId="67152A70" w14:textId="77777777" w:rsidR="00D83F43" w:rsidRPr="00315729" w:rsidRDefault="00D83F43" w:rsidP="00D83F43">
      <w:pPr>
        <w:numPr>
          <w:ilvl w:val="0"/>
          <w:numId w:val="13"/>
        </w:numPr>
        <w:spacing w:line="360" w:lineRule="auto"/>
        <w:rPr>
          <w:rFonts w:eastAsiaTheme="majorEastAsia"/>
          <w:sz w:val="26"/>
          <w:szCs w:val="26"/>
        </w:rPr>
      </w:pPr>
      <w:r w:rsidRPr="00315729">
        <w:rPr>
          <w:rFonts w:eastAsiaTheme="majorEastAsia"/>
          <w:sz w:val="26"/>
          <w:szCs w:val="26"/>
        </w:rPr>
        <w:t>Khóa chính (PK): MaNV</w:t>
      </w:r>
    </w:p>
    <w:p w14:paraId="3209F5E9" w14:textId="77777777" w:rsidR="00D83F43" w:rsidRPr="00315729" w:rsidRDefault="00D83F43" w:rsidP="00D83F43">
      <w:pPr>
        <w:numPr>
          <w:ilvl w:val="0"/>
          <w:numId w:val="13"/>
        </w:numPr>
        <w:spacing w:line="360" w:lineRule="auto"/>
        <w:rPr>
          <w:rFonts w:eastAsiaTheme="majorEastAsia"/>
          <w:sz w:val="26"/>
          <w:szCs w:val="26"/>
        </w:rPr>
      </w:pPr>
      <w:r w:rsidRPr="00315729">
        <w:rPr>
          <w:rFonts w:eastAsiaTheme="majorEastAsia"/>
          <w:sz w:val="26"/>
          <w:szCs w:val="26"/>
        </w:rPr>
        <w:t>Phụ thuộc hàm: MaNV -&gt; HoTen, NgaySinh, GioiTinh, NgayVaoLam, LuongCoBan, MaCN.</w:t>
      </w:r>
    </w:p>
    <w:p w14:paraId="432BC2B6" w14:textId="77777777" w:rsidR="00D83F43" w:rsidRDefault="00D83F43" w:rsidP="00D83F43">
      <w:pPr>
        <w:numPr>
          <w:ilvl w:val="0"/>
          <w:numId w:val="13"/>
        </w:numPr>
        <w:spacing w:line="360" w:lineRule="auto"/>
        <w:rPr>
          <w:rFonts w:eastAsiaTheme="majorEastAsia"/>
          <w:sz w:val="26"/>
          <w:szCs w:val="26"/>
        </w:rPr>
      </w:pPr>
      <w:r w:rsidRPr="00315729">
        <w:rPr>
          <w:rFonts w:eastAsiaTheme="majorEastAsia"/>
          <w:sz w:val="26"/>
          <w:szCs w:val="26"/>
        </w:rPr>
        <w:t>Chuẩn hóa:</w:t>
      </w:r>
    </w:p>
    <w:p w14:paraId="00D99C82" w14:textId="77777777" w:rsidR="00D83F43" w:rsidRDefault="00D83F43" w:rsidP="00D83F43">
      <w:pPr>
        <w:numPr>
          <w:ilvl w:val="1"/>
          <w:numId w:val="13"/>
        </w:numPr>
        <w:spacing w:line="360" w:lineRule="auto"/>
        <w:ind w:left="1350"/>
        <w:rPr>
          <w:rFonts w:eastAsiaTheme="majorEastAsia"/>
          <w:sz w:val="26"/>
          <w:szCs w:val="26"/>
        </w:rPr>
      </w:pPr>
      <w:r w:rsidRPr="00315729">
        <w:rPr>
          <w:rFonts w:eastAsiaTheme="majorEastAsia"/>
          <w:sz w:val="26"/>
          <w:szCs w:val="26"/>
        </w:rPr>
        <w:t>1NF (Đạt): Giá trị đơn.</w:t>
      </w:r>
    </w:p>
    <w:p w14:paraId="3755D948" w14:textId="77777777" w:rsidR="00D83F43" w:rsidRDefault="00D83F43" w:rsidP="00D83F43">
      <w:pPr>
        <w:numPr>
          <w:ilvl w:val="1"/>
          <w:numId w:val="13"/>
        </w:numPr>
        <w:spacing w:line="360" w:lineRule="auto"/>
        <w:ind w:left="1350"/>
        <w:rPr>
          <w:rFonts w:eastAsiaTheme="majorEastAsia"/>
          <w:sz w:val="26"/>
          <w:szCs w:val="26"/>
        </w:rPr>
      </w:pPr>
      <w:r w:rsidRPr="00315729">
        <w:rPr>
          <w:rFonts w:eastAsiaTheme="majorEastAsia"/>
          <w:sz w:val="26"/>
          <w:szCs w:val="26"/>
        </w:rPr>
        <w:t>2NF (Đạt): Phụ thuộc hoàn toàn vào khóa chính.</w:t>
      </w:r>
    </w:p>
    <w:p w14:paraId="737D5F85" w14:textId="77777777" w:rsidR="00D83F43" w:rsidRPr="00315729" w:rsidRDefault="00D83F43" w:rsidP="00D83F43">
      <w:pPr>
        <w:numPr>
          <w:ilvl w:val="1"/>
          <w:numId w:val="13"/>
        </w:numPr>
        <w:spacing w:line="360" w:lineRule="auto"/>
        <w:ind w:left="1350"/>
        <w:rPr>
          <w:rFonts w:eastAsiaTheme="majorEastAsia"/>
          <w:sz w:val="26"/>
          <w:szCs w:val="26"/>
        </w:rPr>
      </w:pPr>
      <w:r w:rsidRPr="00315729">
        <w:rPr>
          <w:rFonts w:eastAsiaTheme="majorEastAsia"/>
          <w:sz w:val="26"/>
          <w:szCs w:val="26"/>
        </w:rPr>
        <w:t>3NF (Đạt): Không tồn tại phụ thuộc bắc cầu.</w:t>
      </w:r>
    </w:p>
    <w:p w14:paraId="2BC657BF" w14:textId="77777777" w:rsidR="00D83F43" w:rsidRDefault="00D83F43" w:rsidP="00D83F43">
      <w:pPr>
        <w:spacing w:line="360" w:lineRule="auto"/>
        <w:rPr>
          <w:rFonts w:eastAsiaTheme="majorEastAsia"/>
          <w:sz w:val="26"/>
          <w:szCs w:val="26"/>
        </w:rPr>
      </w:pPr>
    </w:p>
    <w:p w14:paraId="531274C8" w14:textId="77777777" w:rsidR="00D83F43" w:rsidRPr="00315729" w:rsidRDefault="00D83F43" w:rsidP="00D83F43">
      <w:pPr>
        <w:spacing w:line="360" w:lineRule="auto"/>
        <w:rPr>
          <w:rFonts w:eastAsiaTheme="majorEastAsia"/>
          <w:sz w:val="26"/>
          <w:szCs w:val="26"/>
        </w:rPr>
      </w:pPr>
    </w:p>
    <w:p w14:paraId="0616FF7E" w14:textId="77777777" w:rsidR="00D83F43" w:rsidRPr="00152D9C" w:rsidRDefault="00D83F43" w:rsidP="00D83F43">
      <w:pPr>
        <w:pStyle w:val="ListParagraph"/>
        <w:numPr>
          <w:ilvl w:val="0"/>
          <w:numId w:val="10"/>
        </w:numPr>
        <w:spacing w:line="360" w:lineRule="auto"/>
        <w:rPr>
          <w:rFonts w:eastAsiaTheme="majorEastAsia"/>
          <w:b/>
          <w:bCs/>
          <w:sz w:val="26"/>
          <w:szCs w:val="26"/>
        </w:rPr>
      </w:pPr>
      <w:r w:rsidRPr="00152D9C">
        <w:rPr>
          <w:rFonts w:eastAsiaTheme="majorEastAsia"/>
          <w:b/>
          <w:bCs/>
          <w:sz w:val="26"/>
          <w:szCs w:val="26"/>
        </w:rPr>
        <w:t xml:space="preserve">  CHI_NHANH</w:t>
      </w:r>
    </w:p>
    <w:p w14:paraId="3B54284A" w14:textId="77777777" w:rsidR="00D83F43" w:rsidRPr="00152D9C" w:rsidRDefault="00D83F43" w:rsidP="00D83F43">
      <w:pPr>
        <w:pStyle w:val="ListParagraph"/>
        <w:numPr>
          <w:ilvl w:val="0"/>
          <w:numId w:val="13"/>
        </w:numPr>
        <w:spacing w:line="360" w:lineRule="auto"/>
        <w:rPr>
          <w:rFonts w:eastAsiaTheme="majorEastAsia"/>
          <w:sz w:val="26"/>
          <w:szCs w:val="26"/>
        </w:rPr>
      </w:pPr>
      <w:r w:rsidRPr="00152D9C">
        <w:rPr>
          <w:rFonts w:eastAsiaTheme="majorEastAsia"/>
          <w:sz w:val="26"/>
          <w:szCs w:val="26"/>
        </w:rPr>
        <w:t>Lược đồ: CHI_NHANH(MaCN, TenCN, DiaChi, SDT, TGMoCua, TGDongCua, LuongCoBan)</w:t>
      </w:r>
    </w:p>
    <w:p w14:paraId="269A7C78" w14:textId="77777777" w:rsidR="00D83F43" w:rsidRPr="00152D9C" w:rsidRDefault="00D83F43" w:rsidP="00D83F43">
      <w:pPr>
        <w:pStyle w:val="ListParagraph"/>
        <w:numPr>
          <w:ilvl w:val="0"/>
          <w:numId w:val="13"/>
        </w:numPr>
        <w:spacing w:line="360" w:lineRule="auto"/>
        <w:rPr>
          <w:rFonts w:eastAsiaTheme="majorEastAsia"/>
          <w:sz w:val="26"/>
          <w:szCs w:val="26"/>
        </w:rPr>
      </w:pPr>
      <w:r w:rsidRPr="00152D9C">
        <w:rPr>
          <w:rFonts w:eastAsiaTheme="majorEastAsia"/>
          <w:sz w:val="26"/>
          <w:szCs w:val="26"/>
        </w:rPr>
        <w:t>Khóa chính (PK): MaCN</w:t>
      </w:r>
    </w:p>
    <w:p w14:paraId="0FA5DC6A" w14:textId="77777777" w:rsidR="00D83F43" w:rsidRDefault="00D83F43" w:rsidP="00D83F43">
      <w:pPr>
        <w:pStyle w:val="ListParagraph"/>
        <w:numPr>
          <w:ilvl w:val="0"/>
          <w:numId w:val="13"/>
        </w:numPr>
        <w:spacing w:line="360" w:lineRule="auto"/>
        <w:rPr>
          <w:rFonts w:eastAsiaTheme="majorEastAsia"/>
          <w:sz w:val="26"/>
          <w:szCs w:val="26"/>
        </w:rPr>
      </w:pPr>
      <w:r w:rsidRPr="00152D9C">
        <w:rPr>
          <w:rFonts w:eastAsiaTheme="majorEastAsia"/>
          <w:sz w:val="26"/>
          <w:szCs w:val="26"/>
        </w:rPr>
        <w:t>Phụ thuộc hàm</w:t>
      </w:r>
      <w:r>
        <w:rPr>
          <w:rFonts w:eastAsiaTheme="majorEastAsia"/>
          <w:sz w:val="26"/>
          <w:szCs w:val="26"/>
        </w:rPr>
        <w:t>:</w:t>
      </w:r>
      <w:r w:rsidRPr="00152D9C">
        <w:rPr>
          <w:rFonts w:eastAsiaTheme="majorEastAsia"/>
          <w:sz w:val="26"/>
          <w:szCs w:val="26"/>
        </w:rPr>
        <w:t xml:space="preserve"> MaCN -&gt; TenCN, DiaChi, SDT, TGMoCua, TGDongCua, LuongCoBan.</w:t>
      </w:r>
    </w:p>
    <w:p w14:paraId="690599A9" w14:textId="77777777" w:rsidR="00D83F43" w:rsidRDefault="00D83F43" w:rsidP="00D83F43">
      <w:pPr>
        <w:pStyle w:val="ListParagraph"/>
        <w:numPr>
          <w:ilvl w:val="0"/>
          <w:numId w:val="13"/>
        </w:numPr>
        <w:spacing w:line="360" w:lineRule="auto"/>
        <w:rPr>
          <w:rFonts w:eastAsiaTheme="majorEastAsia"/>
          <w:sz w:val="26"/>
          <w:szCs w:val="26"/>
        </w:rPr>
      </w:pPr>
      <w:r w:rsidRPr="00152D9C">
        <w:rPr>
          <w:rFonts w:eastAsiaTheme="majorEastAsia"/>
          <w:sz w:val="26"/>
          <w:szCs w:val="26"/>
        </w:rPr>
        <w:t>Chuẩn hóa:</w:t>
      </w:r>
    </w:p>
    <w:p w14:paraId="16E4C95B" w14:textId="77777777" w:rsidR="00D83F43" w:rsidRDefault="00D83F43" w:rsidP="00D83F43">
      <w:pPr>
        <w:pStyle w:val="ListParagraph"/>
        <w:numPr>
          <w:ilvl w:val="1"/>
          <w:numId w:val="13"/>
        </w:numPr>
        <w:spacing w:line="360" w:lineRule="auto"/>
        <w:ind w:left="1350"/>
        <w:rPr>
          <w:rFonts w:eastAsiaTheme="majorEastAsia"/>
          <w:sz w:val="26"/>
          <w:szCs w:val="26"/>
        </w:rPr>
      </w:pPr>
      <w:r w:rsidRPr="00152D9C">
        <w:rPr>
          <w:rFonts w:eastAsiaTheme="majorEastAsia"/>
          <w:sz w:val="26"/>
          <w:szCs w:val="26"/>
        </w:rPr>
        <w:t>1NF (Đạt): Các thuộc tính đều mang giá trị đơn.</w:t>
      </w:r>
    </w:p>
    <w:p w14:paraId="620D5D2E" w14:textId="77777777" w:rsidR="00D83F43" w:rsidRDefault="00D83F43" w:rsidP="00D83F43">
      <w:pPr>
        <w:pStyle w:val="ListParagraph"/>
        <w:numPr>
          <w:ilvl w:val="1"/>
          <w:numId w:val="13"/>
        </w:numPr>
        <w:spacing w:line="360" w:lineRule="auto"/>
        <w:ind w:left="1350"/>
        <w:rPr>
          <w:rFonts w:eastAsiaTheme="majorEastAsia"/>
          <w:sz w:val="26"/>
          <w:szCs w:val="26"/>
        </w:rPr>
      </w:pPr>
      <w:r w:rsidRPr="00152D9C">
        <w:rPr>
          <w:rFonts w:eastAsiaTheme="majorEastAsia"/>
          <w:sz w:val="26"/>
          <w:szCs w:val="26"/>
        </w:rPr>
        <w:t>2NF (Đạt): Thuộc tính phụ thuộc hoàn toàn vào khóa chính.</w:t>
      </w:r>
    </w:p>
    <w:p w14:paraId="35BCA599" w14:textId="77777777" w:rsidR="00D83F43" w:rsidRPr="00152D9C" w:rsidRDefault="00D83F43" w:rsidP="00D83F43">
      <w:pPr>
        <w:pStyle w:val="ListParagraph"/>
        <w:numPr>
          <w:ilvl w:val="1"/>
          <w:numId w:val="13"/>
        </w:numPr>
        <w:spacing w:line="360" w:lineRule="auto"/>
        <w:ind w:left="1350"/>
        <w:rPr>
          <w:rFonts w:eastAsiaTheme="majorEastAsia"/>
          <w:sz w:val="26"/>
          <w:szCs w:val="26"/>
        </w:rPr>
      </w:pPr>
      <w:r w:rsidRPr="00152D9C">
        <w:rPr>
          <w:rFonts w:eastAsiaTheme="majorEastAsia"/>
          <w:sz w:val="26"/>
          <w:szCs w:val="26"/>
        </w:rPr>
        <w:t>3NF (Đạt): Không tồn tại phụ thuộc bắc cầu.</w:t>
      </w:r>
    </w:p>
    <w:p w14:paraId="2129AA09" w14:textId="77777777" w:rsidR="00D83F43" w:rsidRPr="00152D9C" w:rsidRDefault="00D83F43" w:rsidP="00D83F43">
      <w:pPr>
        <w:pStyle w:val="ListParagraph"/>
        <w:numPr>
          <w:ilvl w:val="0"/>
          <w:numId w:val="10"/>
        </w:numPr>
        <w:spacing w:line="360" w:lineRule="auto"/>
        <w:rPr>
          <w:rFonts w:eastAsiaTheme="majorEastAsia"/>
          <w:b/>
          <w:bCs/>
          <w:sz w:val="26"/>
          <w:szCs w:val="26"/>
        </w:rPr>
      </w:pPr>
      <w:r w:rsidRPr="00152D9C">
        <w:rPr>
          <w:rFonts w:eastAsiaTheme="majorEastAsia"/>
          <w:b/>
          <w:bCs/>
          <w:sz w:val="26"/>
          <w:szCs w:val="26"/>
        </w:rPr>
        <w:lastRenderedPageBreak/>
        <w:t xml:space="preserve"> DICH_VU</w:t>
      </w:r>
    </w:p>
    <w:p w14:paraId="566CF1BC" w14:textId="77777777" w:rsidR="00D83F43" w:rsidRPr="00152D9C" w:rsidRDefault="00D83F43" w:rsidP="00D83F43">
      <w:pPr>
        <w:pStyle w:val="ListParagraph"/>
        <w:numPr>
          <w:ilvl w:val="0"/>
          <w:numId w:val="13"/>
        </w:numPr>
        <w:spacing w:line="360" w:lineRule="auto"/>
        <w:rPr>
          <w:rFonts w:eastAsiaTheme="majorEastAsia"/>
          <w:sz w:val="26"/>
          <w:szCs w:val="26"/>
        </w:rPr>
      </w:pPr>
      <w:r w:rsidRPr="00152D9C">
        <w:rPr>
          <w:rFonts w:eastAsiaTheme="majorEastAsia"/>
          <w:sz w:val="26"/>
          <w:szCs w:val="26"/>
        </w:rPr>
        <w:t>Lược đồ: DICH_VU(MaDV, LoaiDV)</w:t>
      </w:r>
    </w:p>
    <w:p w14:paraId="2C82AAAA" w14:textId="77777777" w:rsidR="00D83F43" w:rsidRPr="00152D9C" w:rsidRDefault="00D83F43" w:rsidP="00D83F43">
      <w:pPr>
        <w:pStyle w:val="ListParagraph"/>
        <w:numPr>
          <w:ilvl w:val="0"/>
          <w:numId w:val="13"/>
        </w:numPr>
        <w:spacing w:line="360" w:lineRule="auto"/>
        <w:rPr>
          <w:rFonts w:eastAsiaTheme="majorEastAsia"/>
          <w:sz w:val="26"/>
          <w:szCs w:val="26"/>
        </w:rPr>
      </w:pPr>
      <w:r w:rsidRPr="00152D9C">
        <w:rPr>
          <w:rFonts w:eastAsiaTheme="majorEastAsia"/>
          <w:sz w:val="26"/>
          <w:szCs w:val="26"/>
        </w:rPr>
        <w:t>Khóa chính (PK): MaDV</w:t>
      </w:r>
    </w:p>
    <w:p w14:paraId="2BDA0EC8" w14:textId="77777777" w:rsidR="00D83F43" w:rsidRDefault="00D83F43" w:rsidP="00D83F43">
      <w:pPr>
        <w:pStyle w:val="ListParagraph"/>
        <w:numPr>
          <w:ilvl w:val="0"/>
          <w:numId w:val="13"/>
        </w:numPr>
        <w:spacing w:line="360" w:lineRule="auto"/>
        <w:rPr>
          <w:rFonts w:eastAsiaTheme="majorEastAsia"/>
          <w:sz w:val="26"/>
          <w:szCs w:val="26"/>
        </w:rPr>
      </w:pPr>
      <w:r w:rsidRPr="00152D9C">
        <w:rPr>
          <w:rFonts w:eastAsiaTheme="majorEastAsia"/>
          <w:sz w:val="26"/>
          <w:szCs w:val="26"/>
        </w:rPr>
        <w:t>Phụ thuộc hàm: MaDV -&gt; LoaiDV.</w:t>
      </w:r>
    </w:p>
    <w:p w14:paraId="6775CC05" w14:textId="77777777" w:rsidR="00D83F43" w:rsidRDefault="00D83F43" w:rsidP="00D83F43">
      <w:pPr>
        <w:pStyle w:val="ListParagraph"/>
        <w:numPr>
          <w:ilvl w:val="0"/>
          <w:numId w:val="13"/>
        </w:numPr>
        <w:spacing w:line="360" w:lineRule="auto"/>
        <w:rPr>
          <w:rFonts w:eastAsiaTheme="majorEastAsia"/>
          <w:sz w:val="26"/>
          <w:szCs w:val="26"/>
        </w:rPr>
      </w:pPr>
      <w:r w:rsidRPr="00152D9C">
        <w:rPr>
          <w:rFonts w:eastAsiaTheme="majorEastAsia"/>
          <w:sz w:val="26"/>
          <w:szCs w:val="26"/>
        </w:rPr>
        <w:t>Chuẩn hóa:</w:t>
      </w:r>
    </w:p>
    <w:p w14:paraId="2D20D2F4" w14:textId="77777777" w:rsidR="00D83F43" w:rsidRDefault="00D83F43" w:rsidP="00D83F43">
      <w:pPr>
        <w:pStyle w:val="ListParagraph"/>
        <w:numPr>
          <w:ilvl w:val="1"/>
          <w:numId w:val="13"/>
        </w:numPr>
        <w:tabs>
          <w:tab w:val="left" w:pos="1440"/>
        </w:tabs>
        <w:spacing w:line="360" w:lineRule="auto"/>
        <w:ind w:left="1350"/>
        <w:rPr>
          <w:rFonts w:eastAsiaTheme="majorEastAsia"/>
          <w:sz w:val="26"/>
          <w:szCs w:val="26"/>
        </w:rPr>
      </w:pPr>
      <w:r w:rsidRPr="00152D9C">
        <w:rPr>
          <w:rFonts w:eastAsiaTheme="majorEastAsia"/>
          <w:sz w:val="26"/>
          <w:szCs w:val="26"/>
        </w:rPr>
        <w:t>1NF (Đạt): Giá trị đơn.</w:t>
      </w:r>
    </w:p>
    <w:p w14:paraId="5F49AD23" w14:textId="77777777" w:rsidR="00D83F43" w:rsidRDefault="00D83F43" w:rsidP="00D83F43">
      <w:pPr>
        <w:pStyle w:val="ListParagraph"/>
        <w:numPr>
          <w:ilvl w:val="1"/>
          <w:numId w:val="13"/>
        </w:numPr>
        <w:tabs>
          <w:tab w:val="left" w:pos="1440"/>
        </w:tabs>
        <w:spacing w:line="360" w:lineRule="auto"/>
        <w:ind w:left="1350"/>
        <w:rPr>
          <w:rFonts w:eastAsiaTheme="majorEastAsia"/>
          <w:sz w:val="26"/>
          <w:szCs w:val="26"/>
        </w:rPr>
      </w:pPr>
      <w:r w:rsidRPr="00152D9C">
        <w:rPr>
          <w:rFonts w:eastAsiaTheme="majorEastAsia"/>
          <w:sz w:val="26"/>
          <w:szCs w:val="26"/>
        </w:rPr>
        <w:t>2NF (Đạt): Phụ thuộc hoàn toàn vào khóa chính.</w:t>
      </w:r>
    </w:p>
    <w:p w14:paraId="2883F108" w14:textId="77777777" w:rsidR="00D83F43" w:rsidRPr="00152D9C" w:rsidRDefault="00D83F43" w:rsidP="00D83F43">
      <w:pPr>
        <w:pStyle w:val="ListParagraph"/>
        <w:numPr>
          <w:ilvl w:val="1"/>
          <w:numId w:val="13"/>
        </w:numPr>
        <w:tabs>
          <w:tab w:val="left" w:pos="1440"/>
        </w:tabs>
        <w:spacing w:line="360" w:lineRule="auto"/>
        <w:ind w:left="1350"/>
        <w:rPr>
          <w:rFonts w:eastAsiaTheme="majorEastAsia"/>
          <w:sz w:val="26"/>
          <w:szCs w:val="26"/>
        </w:rPr>
      </w:pPr>
      <w:r w:rsidRPr="00152D9C">
        <w:rPr>
          <w:rFonts w:eastAsiaTheme="majorEastAsia"/>
          <w:sz w:val="26"/>
          <w:szCs w:val="26"/>
        </w:rPr>
        <w:t>3NF (Đạt): Không tồn tại phụ thuộc bắc cầu.</w:t>
      </w:r>
    </w:p>
    <w:p w14:paraId="68C28729" w14:textId="77777777" w:rsidR="00D83F43" w:rsidRPr="00152D9C" w:rsidRDefault="00D83F43" w:rsidP="00D83F43">
      <w:pPr>
        <w:pStyle w:val="ListParagraph"/>
        <w:numPr>
          <w:ilvl w:val="0"/>
          <w:numId w:val="10"/>
        </w:numPr>
        <w:spacing w:line="360" w:lineRule="auto"/>
        <w:rPr>
          <w:rFonts w:eastAsiaTheme="majorEastAsia"/>
          <w:sz w:val="26"/>
          <w:szCs w:val="26"/>
        </w:rPr>
      </w:pPr>
      <w:r w:rsidRPr="00152D9C">
        <w:rPr>
          <w:rFonts w:eastAsiaTheme="majorEastAsia"/>
          <w:sz w:val="26"/>
          <w:szCs w:val="26"/>
        </w:rPr>
        <w:t xml:space="preserve"> </w:t>
      </w:r>
      <w:r w:rsidRPr="00152D9C">
        <w:rPr>
          <w:rFonts w:eastAsiaTheme="majorEastAsia"/>
          <w:b/>
          <w:bCs/>
          <w:sz w:val="26"/>
          <w:szCs w:val="26"/>
        </w:rPr>
        <w:t>DICH_VU_CUNG_CAP</w:t>
      </w:r>
    </w:p>
    <w:p w14:paraId="09C82623" w14:textId="77777777" w:rsidR="00D83F43" w:rsidRPr="00152D9C" w:rsidRDefault="00D83F43" w:rsidP="00D83F43">
      <w:pPr>
        <w:pStyle w:val="ListParagraph"/>
        <w:numPr>
          <w:ilvl w:val="0"/>
          <w:numId w:val="13"/>
        </w:numPr>
        <w:spacing w:line="360" w:lineRule="auto"/>
        <w:rPr>
          <w:rFonts w:eastAsiaTheme="majorEastAsia"/>
          <w:sz w:val="26"/>
          <w:szCs w:val="26"/>
        </w:rPr>
      </w:pPr>
      <w:r w:rsidRPr="00152D9C">
        <w:rPr>
          <w:rFonts w:eastAsiaTheme="majorEastAsia"/>
          <w:sz w:val="26"/>
          <w:szCs w:val="26"/>
        </w:rPr>
        <w:t>Lược đồ: DICH_VU_CUNG_CAP(MaDV, MaCN)</w:t>
      </w:r>
    </w:p>
    <w:p w14:paraId="5E6BB1F4" w14:textId="77777777" w:rsidR="00D83F43" w:rsidRPr="00152D9C" w:rsidRDefault="00D83F43" w:rsidP="00D83F43">
      <w:pPr>
        <w:pStyle w:val="ListParagraph"/>
        <w:numPr>
          <w:ilvl w:val="0"/>
          <w:numId w:val="13"/>
        </w:numPr>
        <w:spacing w:line="360" w:lineRule="auto"/>
        <w:rPr>
          <w:rFonts w:eastAsiaTheme="majorEastAsia"/>
          <w:sz w:val="26"/>
          <w:szCs w:val="26"/>
        </w:rPr>
      </w:pPr>
      <w:r w:rsidRPr="00152D9C">
        <w:rPr>
          <w:rFonts w:eastAsiaTheme="majorEastAsia"/>
          <w:sz w:val="26"/>
          <w:szCs w:val="26"/>
        </w:rPr>
        <w:t>Khóa chính (PK): (MaDV, MaCN) - Khóa phức hợp.</w:t>
      </w:r>
    </w:p>
    <w:p w14:paraId="6496C20B" w14:textId="77777777" w:rsidR="00D83F43" w:rsidRDefault="00D83F43" w:rsidP="00D83F43">
      <w:pPr>
        <w:pStyle w:val="ListParagraph"/>
        <w:numPr>
          <w:ilvl w:val="0"/>
          <w:numId w:val="13"/>
        </w:numPr>
        <w:spacing w:line="360" w:lineRule="auto"/>
        <w:rPr>
          <w:rFonts w:eastAsiaTheme="majorEastAsia"/>
          <w:sz w:val="26"/>
          <w:szCs w:val="26"/>
        </w:rPr>
      </w:pPr>
      <w:r w:rsidRPr="00152D9C">
        <w:rPr>
          <w:rFonts w:eastAsiaTheme="majorEastAsia"/>
          <w:sz w:val="26"/>
          <w:szCs w:val="26"/>
        </w:rPr>
        <w:t>Phụ thuộc hàm: (MaDV, MaCN) -&gt; (Không có thuộc tính phi khóa, bảng này thể hiện mối quan hệ nhiều-nhiều).</w:t>
      </w:r>
    </w:p>
    <w:p w14:paraId="069F0920" w14:textId="77777777" w:rsidR="00D83F43" w:rsidRDefault="00D83F43" w:rsidP="00D83F43">
      <w:pPr>
        <w:pStyle w:val="ListParagraph"/>
        <w:numPr>
          <w:ilvl w:val="0"/>
          <w:numId w:val="13"/>
        </w:numPr>
        <w:spacing w:line="360" w:lineRule="auto"/>
        <w:rPr>
          <w:rFonts w:eastAsiaTheme="majorEastAsia"/>
          <w:sz w:val="26"/>
          <w:szCs w:val="26"/>
        </w:rPr>
      </w:pPr>
      <w:r w:rsidRPr="00152D9C">
        <w:rPr>
          <w:rFonts w:eastAsiaTheme="majorEastAsia"/>
          <w:sz w:val="26"/>
          <w:szCs w:val="26"/>
        </w:rPr>
        <w:t>Chuẩn hóa:</w:t>
      </w:r>
    </w:p>
    <w:p w14:paraId="1E2DBE09" w14:textId="77777777" w:rsidR="00D83F43" w:rsidRDefault="00D83F43" w:rsidP="00D83F43">
      <w:pPr>
        <w:pStyle w:val="ListParagraph"/>
        <w:numPr>
          <w:ilvl w:val="1"/>
          <w:numId w:val="13"/>
        </w:numPr>
        <w:spacing w:line="360" w:lineRule="auto"/>
        <w:ind w:left="1350"/>
        <w:rPr>
          <w:rFonts w:eastAsiaTheme="majorEastAsia"/>
          <w:sz w:val="26"/>
          <w:szCs w:val="26"/>
        </w:rPr>
      </w:pPr>
      <w:r w:rsidRPr="00E81129">
        <w:rPr>
          <w:rFonts w:eastAsiaTheme="majorEastAsia"/>
          <w:sz w:val="26"/>
          <w:szCs w:val="26"/>
        </w:rPr>
        <w:t>1NF (Đạt): Giá trị đơn.</w:t>
      </w:r>
    </w:p>
    <w:p w14:paraId="5BE01597" w14:textId="77777777" w:rsidR="00D83F43" w:rsidRDefault="00D83F43" w:rsidP="00D83F43">
      <w:pPr>
        <w:pStyle w:val="ListParagraph"/>
        <w:numPr>
          <w:ilvl w:val="1"/>
          <w:numId w:val="13"/>
        </w:numPr>
        <w:spacing w:line="360" w:lineRule="auto"/>
        <w:ind w:left="1350"/>
        <w:rPr>
          <w:rFonts w:eastAsiaTheme="majorEastAsia"/>
          <w:sz w:val="26"/>
          <w:szCs w:val="26"/>
        </w:rPr>
      </w:pPr>
      <w:r w:rsidRPr="00E81129">
        <w:rPr>
          <w:rFonts w:eastAsiaTheme="majorEastAsia"/>
          <w:sz w:val="26"/>
          <w:szCs w:val="26"/>
        </w:rPr>
        <w:t>2NF (Đạt): Bảng chỉ chứa khóa chính, không có thuộc tính phi khóa để xét phụ thuộc bộ phận.</w:t>
      </w:r>
    </w:p>
    <w:p w14:paraId="3EA93625" w14:textId="77777777" w:rsidR="00D83F43" w:rsidRDefault="00D83F43" w:rsidP="00D83F43">
      <w:pPr>
        <w:pStyle w:val="ListParagraph"/>
        <w:numPr>
          <w:ilvl w:val="1"/>
          <w:numId w:val="13"/>
        </w:numPr>
        <w:spacing w:line="360" w:lineRule="auto"/>
        <w:ind w:left="1350"/>
        <w:rPr>
          <w:rFonts w:eastAsiaTheme="majorEastAsia"/>
          <w:sz w:val="26"/>
          <w:szCs w:val="26"/>
        </w:rPr>
      </w:pPr>
      <w:r w:rsidRPr="00E81129">
        <w:rPr>
          <w:rFonts w:eastAsiaTheme="majorEastAsia"/>
          <w:sz w:val="26"/>
          <w:szCs w:val="26"/>
        </w:rPr>
        <w:t> 3NF (Đạt): Đạt chuẩn (All keys).</w:t>
      </w:r>
    </w:p>
    <w:p w14:paraId="7C8EFFAE" w14:textId="77777777" w:rsidR="00D83F43" w:rsidRPr="00E81129" w:rsidRDefault="00D83F43" w:rsidP="00D83F43">
      <w:pPr>
        <w:spacing w:line="360" w:lineRule="auto"/>
        <w:rPr>
          <w:rFonts w:eastAsiaTheme="majorEastAsia"/>
          <w:sz w:val="26"/>
          <w:szCs w:val="26"/>
        </w:rPr>
      </w:pPr>
    </w:p>
    <w:p w14:paraId="14F3B90A" w14:textId="77777777" w:rsidR="00D83F43" w:rsidRPr="00E81129" w:rsidRDefault="00D83F43" w:rsidP="00D83F43">
      <w:pPr>
        <w:pStyle w:val="ListParagraph"/>
        <w:numPr>
          <w:ilvl w:val="0"/>
          <w:numId w:val="10"/>
        </w:numPr>
        <w:spacing w:line="360" w:lineRule="auto"/>
        <w:rPr>
          <w:rFonts w:eastAsiaTheme="majorEastAsia"/>
          <w:b/>
          <w:bCs/>
          <w:sz w:val="26"/>
          <w:szCs w:val="26"/>
        </w:rPr>
      </w:pPr>
      <w:r w:rsidRPr="00E81129">
        <w:rPr>
          <w:rFonts w:eastAsiaTheme="majorEastAsia"/>
          <w:b/>
          <w:bCs/>
          <w:sz w:val="26"/>
          <w:szCs w:val="26"/>
        </w:rPr>
        <w:t xml:space="preserve">  LICH_SU_DIEU_DONG</w:t>
      </w:r>
    </w:p>
    <w:p w14:paraId="650E6DCD"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Lược đồ: LICH_SU_DIEU_DONG(MaDD, NgayChuyen, MaNV, CNToi, CNDi)</w:t>
      </w:r>
    </w:p>
    <w:p w14:paraId="75974203"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Khóa chính (PK): MaDD</w:t>
      </w:r>
    </w:p>
    <w:p w14:paraId="46CC668C"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Phụ thuộc hàm</w:t>
      </w:r>
      <w:r>
        <w:rPr>
          <w:rFonts w:eastAsiaTheme="majorEastAsia"/>
          <w:sz w:val="26"/>
          <w:szCs w:val="26"/>
        </w:rPr>
        <w:t>:</w:t>
      </w:r>
      <w:r w:rsidRPr="00E81129">
        <w:rPr>
          <w:rFonts w:eastAsiaTheme="majorEastAsia"/>
          <w:sz w:val="26"/>
          <w:szCs w:val="26"/>
        </w:rPr>
        <w:t xml:space="preserve"> MaDD -&gt; NgayChuyen, MaNV, CNToi, CNDi.</w:t>
      </w:r>
    </w:p>
    <w:p w14:paraId="2A86F3A2"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Chuẩn hóa:</w:t>
      </w:r>
    </w:p>
    <w:p w14:paraId="163D6179" w14:textId="77777777" w:rsidR="00D83F43" w:rsidRDefault="00D83F43" w:rsidP="00D83F43">
      <w:pPr>
        <w:pStyle w:val="ListParagraph"/>
        <w:numPr>
          <w:ilvl w:val="1"/>
          <w:numId w:val="13"/>
        </w:numPr>
        <w:spacing w:line="360" w:lineRule="auto"/>
        <w:ind w:left="1440"/>
        <w:rPr>
          <w:rFonts w:eastAsiaTheme="majorEastAsia"/>
          <w:sz w:val="26"/>
          <w:szCs w:val="26"/>
        </w:rPr>
      </w:pPr>
      <w:r w:rsidRPr="00E81129">
        <w:rPr>
          <w:rFonts w:eastAsiaTheme="majorEastAsia"/>
          <w:sz w:val="26"/>
          <w:szCs w:val="26"/>
        </w:rPr>
        <w:t> 1NF (Đạt): Giá trị đơn.</w:t>
      </w:r>
    </w:p>
    <w:p w14:paraId="4BD12DB5" w14:textId="77777777" w:rsidR="00D83F43" w:rsidRDefault="00D83F43" w:rsidP="00D83F43">
      <w:pPr>
        <w:pStyle w:val="ListParagraph"/>
        <w:numPr>
          <w:ilvl w:val="1"/>
          <w:numId w:val="13"/>
        </w:numPr>
        <w:spacing w:line="360" w:lineRule="auto"/>
        <w:ind w:left="1440"/>
        <w:rPr>
          <w:rFonts w:eastAsiaTheme="majorEastAsia"/>
          <w:sz w:val="26"/>
          <w:szCs w:val="26"/>
        </w:rPr>
      </w:pPr>
      <w:r w:rsidRPr="00E81129">
        <w:rPr>
          <w:rFonts w:eastAsiaTheme="majorEastAsia"/>
          <w:sz w:val="26"/>
          <w:szCs w:val="26"/>
        </w:rPr>
        <w:t> 2NF (Đạt): Phụ thuộc hoàn toàn vào khóa chính MaDD.</w:t>
      </w:r>
    </w:p>
    <w:p w14:paraId="32D34EEC" w14:textId="77777777" w:rsidR="00D83F43" w:rsidRPr="00E81129" w:rsidRDefault="00D83F43" w:rsidP="00D83F43">
      <w:pPr>
        <w:pStyle w:val="ListParagraph"/>
        <w:numPr>
          <w:ilvl w:val="1"/>
          <w:numId w:val="13"/>
        </w:numPr>
        <w:spacing w:line="360" w:lineRule="auto"/>
        <w:ind w:left="1440"/>
        <w:rPr>
          <w:rFonts w:eastAsiaTheme="majorEastAsia"/>
          <w:sz w:val="26"/>
          <w:szCs w:val="26"/>
        </w:rPr>
      </w:pPr>
      <w:r w:rsidRPr="00E81129">
        <w:rPr>
          <w:rFonts w:eastAsiaTheme="majorEastAsia"/>
          <w:sz w:val="26"/>
          <w:szCs w:val="26"/>
        </w:rPr>
        <w:t> 3NF (Đạt): Không tồn tại phụ thuộc bắc cầu.</w:t>
      </w:r>
    </w:p>
    <w:p w14:paraId="6F87893A" w14:textId="77777777" w:rsidR="00D83F43" w:rsidRPr="00315729" w:rsidRDefault="00D83F43" w:rsidP="00D83F43">
      <w:pPr>
        <w:spacing w:line="360" w:lineRule="auto"/>
        <w:ind w:left="1440"/>
        <w:rPr>
          <w:rFonts w:eastAsiaTheme="majorEastAsia"/>
          <w:sz w:val="26"/>
          <w:szCs w:val="26"/>
        </w:rPr>
      </w:pPr>
    </w:p>
    <w:p w14:paraId="3DA85993" w14:textId="77777777" w:rsidR="00D83F43" w:rsidRPr="00E81129" w:rsidRDefault="00D83F43" w:rsidP="00D83F43">
      <w:pPr>
        <w:pStyle w:val="ListParagraph"/>
        <w:numPr>
          <w:ilvl w:val="0"/>
          <w:numId w:val="10"/>
        </w:numPr>
        <w:spacing w:line="360" w:lineRule="auto"/>
        <w:rPr>
          <w:rFonts w:eastAsiaTheme="majorEastAsia"/>
          <w:b/>
          <w:bCs/>
          <w:sz w:val="26"/>
          <w:szCs w:val="26"/>
        </w:rPr>
      </w:pPr>
      <w:r w:rsidRPr="00E81129">
        <w:rPr>
          <w:rFonts w:eastAsiaTheme="majorEastAsia"/>
          <w:b/>
          <w:bCs/>
          <w:sz w:val="26"/>
          <w:szCs w:val="26"/>
        </w:rPr>
        <w:t xml:space="preserve"> KHACH_HANG</w:t>
      </w:r>
    </w:p>
    <w:p w14:paraId="7E813EA1"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Lược đồ: KHACH_HANG(MaKH, TenKH, SDT, Email, CCCD, GioiTinh, NgaySinh, DiemLoyalty, MaHang, MaGoi)</w:t>
      </w:r>
    </w:p>
    <w:p w14:paraId="3F4CABB6"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Khóa chính (PK): MaKH</w:t>
      </w:r>
    </w:p>
    <w:p w14:paraId="7B643D74"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Phụ thuộc hàm: MaKH -&gt; TenKH, SDT, Email, CCCD, GioiTinh, NgaySinh, DiemLoyalty, MaHang, MaGoi.</w:t>
      </w:r>
    </w:p>
    <w:p w14:paraId="4F969143"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Chuẩn hóa:</w:t>
      </w:r>
    </w:p>
    <w:p w14:paraId="5E4F9692" w14:textId="77777777" w:rsidR="00D83F43" w:rsidRDefault="00D83F43" w:rsidP="00D83F43">
      <w:pPr>
        <w:pStyle w:val="ListParagraph"/>
        <w:numPr>
          <w:ilvl w:val="1"/>
          <w:numId w:val="13"/>
        </w:numPr>
        <w:spacing w:line="360" w:lineRule="auto"/>
        <w:ind w:left="1530"/>
        <w:rPr>
          <w:rFonts w:eastAsiaTheme="majorEastAsia"/>
          <w:sz w:val="26"/>
          <w:szCs w:val="26"/>
        </w:rPr>
      </w:pPr>
      <w:r w:rsidRPr="00E81129">
        <w:rPr>
          <w:rFonts w:eastAsiaTheme="majorEastAsia"/>
          <w:sz w:val="26"/>
          <w:szCs w:val="26"/>
        </w:rPr>
        <w:t>1NF (Đạt): Giá trị đơn.</w:t>
      </w:r>
    </w:p>
    <w:p w14:paraId="2E505A13" w14:textId="77777777" w:rsidR="00D83F43" w:rsidRDefault="00D83F43" w:rsidP="00D83F43">
      <w:pPr>
        <w:pStyle w:val="ListParagraph"/>
        <w:numPr>
          <w:ilvl w:val="1"/>
          <w:numId w:val="13"/>
        </w:numPr>
        <w:spacing w:line="360" w:lineRule="auto"/>
        <w:ind w:left="1530"/>
        <w:rPr>
          <w:rFonts w:eastAsiaTheme="majorEastAsia"/>
          <w:sz w:val="26"/>
          <w:szCs w:val="26"/>
        </w:rPr>
      </w:pPr>
      <w:r w:rsidRPr="00E81129">
        <w:rPr>
          <w:rFonts w:eastAsiaTheme="majorEastAsia"/>
          <w:sz w:val="26"/>
          <w:szCs w:val="26"/>
        </w:rPr>
        <w:t>2NF (Đạt): Phụ thuộc hoàn toàn vào khóa chính.</w:t>
      </w:r>
    </w:p>
    <w:p w14:paraId="5B9C481E" w14:textId="77777777" w:rsidR="00D83F43" w:rsidRPr="00E81129" w:rsidRDefault="00D83F43" w:rsidP="00D83F43">
      <w:pPr>
        <w:pStyle w:val="ListParagraph"/>
        <w:numPr>
          <w:ilvl w:val="1"/>
          <w:numId w:val="13"/>
        </w:numPr>
        <w:spacing w:line="360" w:lineRule="auto"/>
        <w:ind w:left="1530"/>
        <w:rPr>
          <w:rFonts w:eastAsiaTheme="majorEastAsia"/>
          <w:sz w:val="26"/>
          <w:szCs w:val="26"/>
        </w:rPr>
      </w:pPr>
      <w:r w:rsidRPr="00E81129">
        <w:rPr>
          <w:rFonts w:eastAsiaTheme="majorEastAsia"/>
          <w:sz w:val="26"/>
          <w:szCs w:val="26"/>
        </w:rPr>
        <w:t>3NF (Đạt): MaHang và MaGoi là khóa ngoại, không xác định các thuộc tính khác của khách hàng.</w:t>
      </w:r>
    </w:p>
    <w:p w14:paraId="1587901A" w14:textId="77777777" w:rsidR="00D83F43" w:rsidRPr="00E81129" w:rsidRDefault="00D83F43" w:rsidP="00D83F43">
      <w:pPr>
        <w:pStyle w:val="ListParagraph"/>
        <w:numPr>
          <w:ilvl w:val="0"/>
          <w:numId w:val="10"/>
        </w:numPr>
        <w:spacing w:line="360" w:lineRule="auto"/>
        <w:rPr>
          <w:rFonts w:eastAsiaTheme="majorEastAsia"/>
          <w:b/>
          <w:bCs/>
          <w:sz w:val="26"/>
          <w:szCs w:val="26"/>
        </w:rPr>
      </w:pPr>
      <w:r w:rsidRPr="00E81129">
        <w:rPr>
          <w:rFonts w:eastAsiaTheme="majorEastAsia"/>
          <w:sz w:val="26"/>
          <w:szCs w:val="26"/>
        </w:rPr>
        <w:t xml:space="preserve"> </w:t>
      </w:r>
      <w:r w:rsidRPr="00E81129">
        <w:rPr>
          <w:rFonts w:eastAsiaTheme="majorEastAsia"/>
          <w:b/>
          <w:bCs/>
          <w:sz w:val="26"/>
          <w:szCs w:val="26"/>
        </w:rPr>
        <w:t xml:space="preserve"> HANG_THANH_VIEN</w:t>
      </w:r>
    </w:p>
    <w:p w14:paraId="0CAFE9D3"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Lược đồ: HANG_THANH_VIEN(MaHang, TenHang, ChiTieuGiuHang, ChiTieuDatHang)</w:t>
      </w:r>
    </w:p>
    <w:p w14:paraId="53A9F5DA"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Khóa chính (PK): MaHang</w:t>
      </w:r>
    </w:p>
    <w:p w14:paraId="3A49A0DC"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Phụ thuộc hàm: MaHang -&gt; TenHang, ChiTieuGiuHang, ChiTieuDatHang.</w:t>
      </w:r>
    </w:p>
    <w:p w14:paraId="35ACEAA5"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Chuẩn hóa:</w:t>
      </w:r>
    </w:p>
    <w:p w14:paraId="45B283CC" w14:textId="77777777" w:rsidR="00D83F43" w:rsidRDefault="00D83F43" w:rsidP="00D83F43">
      <w:pPr>
        <w:pStyle w:val="ListParagraph"/>
        <w:numPr>
          <w:ilvl w:val="1"/>
          <w:numId w:val="13"/>
        </w:numPr>
        <w:spacing w:line="360" w:lineRule="auto"/>
        <w:ind w:left="1530"/>
        <w:rPr>
          <w:rFonts w:eastAsiaTheme="majorEastAsia"/>
          <w:sz w:val="26"/>
          <w:szCs w:val="26"/>
        </w:rPr>
      </w:pPr>
      <w:r w:rsidRPr="00E81129">
        <w:rPr>
          <w:rFonts w:eastAsiaTheme="majorEastAsia"/>
          <w:sz w:val="26"/>
          <w:szCs w:val="26"/>
        </w:rPr>
        <w:t> 1NF (Đạt): Giá trị đơn.</w:t>
      </w:r>
    </w:p>
    <w:p w14:paraId="6C770A5D" w14:textId="77777777" w:rsidR="00D83F43" w:rsidRDefault="00D83F43" w:rsidP="00D83F43">
      <w:pPr>
        <w:pStyle w:val="ListParagraph"/>
        <w:numPr>
          <w:ilvl w:val="1"/>
          <w:numId w:val="13"/>
        </w:numPr>
        <w:spacing w:line="360" w:lineRule="auto"/>
        <w:ind w:left="1530"/>
        <w:rPr>
          <w:rFonts w:eastAsiaTheme="majorEastAsia"/>
          <w:sz w:val="26"/>
          <w:szCs w:val="26"/>
        </w:rPr>
      </w:pPr>
      <w:r w:rsidRPr="00E81129">
        <w:rPr>
          <w:rFonts w:eastAsiaTheme="majorEastAsia"/>
          <w:sz w:val="26"/>
          <w:szCs w:val="26"/>
        </w:rPr>
        <w:t> 2NF (Đạt): Phụ thuộc hoàn toàn vào khóa chính.</w:t>
      </w:r>
    </w:p>
    <w:p w14:paraId="2DD58926" w14:textId="77777777" w:rsidR="00D83F43" w:rsidRPr="00E81129" w:rsidRDefault="00D83F43" w:rsidP="00D83F43">
      <w:pPr>
        <w:pStyle w:val="ListParagraph"/>
        <w:numPr>
          <w:ilvl w:val="1"/>
          <w:numId w:val="13"/>
        </w:numPr>
        <w:spacing w:line="360" w:lineRule="auto"/>
        <w:ind w:left="1530"/>
        <w:rPr>
          <w:rFonts w:eastAsiaTheme="majorEastAsia"/>
          <w:sz w:val="26"/>
          <w:szCs w:val="26"/>
        </w:rPr>
      </w:pPr>
      <w:r w:rsidRPr="00E81129">
        <w:rPr>
          <w:rFonts w:eastAsiaTheme="majorEastAsia"/>
          <w:sz w:val="26"/>
          <w:szCs w:val="26"/>
        </w:rPr>
        <w:t> 3NF (Đạt): Không tồn tại phụ thuộc bắc cầu.</w:t>
      </w:r>
    </w:p>
    <w:p w14:paraId="73FB37EA" w14:textId="77777777" w:rsidR="00D83F43" w:rsidRPr="00E81129" w:rsidRDefault="00D83F43" w:rsidP="00D83F43">
      <w:pPr>
        <w:pStyle w:val="ListParagraph"/>
        <w:numPr>
          <w:ilvl w:val="0"/>
          <w:numId w:val="10"/>
        </w:numPr>
        <w:spacing w:line="360" w:lineRule="auto"/>
        <w:rPr>
          <w:rFonts w:eastAsiaTheme="majorEastAsia"/>
          <w:b/>
          <w:bCs/>
          <w:sz w:val="26"/>
          <w:szCs w:val="26"/>
        </w:rPr>
      </w:pPr>
      <w:r w:rsidRPr="00E81129">
        <w:rPr>
          <w:rFonts w:eastAsiaTheme="majorEastAsia"/>
          <w:sz w:val="26"/>
          <w:szCs w:val="26"/>
        </w:rPr>
        <w:t xml:space="preserve">  </w:t>
      </w:r>
      <w:r w:rsidRPr="00E81129">
        <w:rPr>
          <w:rFonts w:eastAsiaTheme="majorEastAsia"/>
          <w:b/>
          <w:bCs/>
          <w:sz w:val="26"/>
          <w:szCs w:val="26"/>
        </w:rPr>
        <w:t>THU_CUNG</w:t>
      </w:r>
    </w:p>
    <w:p w14:paraId="079D064B"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Lược đồ: THU_CUNG(MaTC, TenTC, Loai, Giong, NgaySinh, GioiTinh, TinhTrangSucKhoe, ChuSoHuu)</w:t>
      </w:r>
    </w:p>
    <w:p w14:paraId="2E072F82"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Khóa chính (PK): MaTC</w:t>
      </w:r>
    </w:p>
    <w:p w14:paraId="64B653E8"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Phụ thuộc hàm:</w:t>
      </w:r>
      <w:r>
        <w:rPr>
          <w:rFonts w:eastAsiaTheme="majorEastAsia"/>
          <w:sz w:val="26"/>
          <w:szCs w:val="26"/>
        </w:rPr>
        <w:t xml:space="preserve"> </w:t>
      </w:r>
      <w:r w:rsidRPr="00E81129">
        <w:rPr>
          <w:rFonts w:eastAsiaTheme="majorEastAsia"/>
          <w:sz w:val="26"/>
          <w:szCs w:val="26"/>
        </w:rPr>
        <w:t>MaTC -&gt; TenTC, Loai, Giong, NgaySinh, GioiTinh, TinhTrangSucKhoe, ChuSoHuu.</w:t>
      </w:r>
    </w:p>
    <w:p w14:paraId="41BDE8A3"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Chuẩn hóa:</w:t>
      </w:r>
    </w:p>
    <w:p w14:paraId="2D928AA2" w14:textId="77777777" w:rsidR="00D83F43" w:rsidRDefault="00D83F43" w:rsidP="00D83F43">
      <w:pPr>
        <w:pStyle w:val="ListParagraph"/>
        <w:numPr>
          <w:ilvl w:val="1"/>
          <w:numId w:val="13"/>
        </w:numPr>
        <w:spacing w:line="360" w:lineRule="auto"/>
        <w:ind w:left="1530"/>
        <w:rPr>
          <w:rFonts w:eastAsiaTheme="majorEastAsia"/>
          <w:sz w:val="26"/>
          <w:szCs w:val="26"/>
        </w:rPr>
      </w:pPr>
      <w:r w:rsidRPr="00E81129">
        <w:rPr>
          <w:rFonts w:eastAsiaTheme="majorEastAsia"/>
          <w:sz w:val="26"/>
          <w:szCs w:val="26"/>
        </w:rPr>
        <w:lastRenderedPageBreak/>
        <w:t> 1NF (Đạt): Giá trị đơn.</w:t>
      </w:r>
    </w:p>
    <w:p w14:paraId="69DD4563" w14:textId="77777777" w:rsidR="00D83F43" w:rsidRDefault="00D83F43" w:rsidP="00D83F43">
      <w:pPr>
        <w:pStyle w:val="ListParagraph"/>
        <w:numPr>
          <w:ilvl w:val="1"/>
          <w:numId w:val="13"/>
        </w:numPr>
        <w:spacing w:line="360" w:lineRule="auto"/>
        <w:ind w:left="1530"/>
        <w:rPr>
          <w:rFonts w:eastAsiaTheme="majorEastAsia"/>
          <w:sz w:val="26"/>
          <w:szCs w:val="26"/>
        </w:rPr>
      </w:pPr>
      <w:r w:rsidRPr="00E81129">
        <w:rPr>
          <w:rFonts w:eastAsiaTheme="majorEastAsia"/>
          <w:sz w:val="26"/>
          <w:szCs w:val="26"/>
        </w:rPr>
        <w:t> 2NF (Đạt): Phụ thuộc hoàn toàn vào khóa chính.</w:t>
      </w:r>
    </w:p>
    <w:p w14:paraId="68BBCD51" w14:textId="77777777" w:rsidR="00D83F43" w:rsidRPr="00E81129" w:rsidRDefault="00D83F43" w:rsidP="00D83F43">
      <w:pPr>
        <w:pStyle w:val="ListParagraph"/>
        <w:numPr>
          <w:ilvl w:val="1"/>
          <w:numId w:val="13"/>
        </w:numPr>
        <w:spacing w:line="360" w:lineRule="auto"/>
        <w:ind w:left="1530"/>
        <w:rPr>
          <w:rFonts w:eastAsiaTheme="majorEastAsia"/>
          <w:sz w:val="26"/>
          <w:szCs w:val="26"/>
        </w:rPr>
      </w:pPr>
      <w:r w:rsidRPr="00E81129">
        <w:rPr>
          <w:rFonts w:eastAsiaTheme="majorEastAsia"/>
          <w:sz w:val="26"/>
          <w:szCs w:val="26"/>
        </w:rPr>
        <w:t> 3NF (Đạt): Không tồn tại phụ thuộc bắc cầu.</w:t>
      </w:r>
    </w:p>
    <w:p w14:paraId="07C07AEA" w14:textId="77777777" w:rsidR="00D83F43" w:rsidRPr="00E81129" w:rsidRDefault="00D83F43" w:rsidP="00D83F43">
      <w:pPr>
        <w:pStyle w:val="ListParagraph"/>
        <w:numPr>
          <w:ilvl w:val="0"/>
          <w:numId w:val="10"/>
        </w:numPr>
        <w:spacing w:line="360" w:lineRule="auto"/>
        <w:rPr>
          <w:rFonts w:eastAsiaTheme="majorEastAsia"/>
          <w:b/>
          <w:bCs/>
          <w:sz w:val="26"/>
          <w:szCs w:val="26"/>
        </w:rPr>
      </w:pPr>
      <w:r>
        <w:rPr>
          <w:rFonts w:eastAsiaTheme="majorEastAsia"/>
          <w:b/>
          <w:bCs/>
          <w:sz w:val="26"/>
          <w:szCs w:val="26"/>
        </w:rPr>
        <w:t xml:space="preserve"> </w:t>
      </w:r>
      <w:r w:rsidRPr="00E81129">
        <w:rPr>
          <w:rFonts w:eastAsiaTheme="majorEastAsia"/>
          <w:b/>
          <w:bCs/>
          <w:sz w:val="26"/>
          <w:szCs w:val="26"/>
        </w:rPr>
        <w:t>HOA_DON</w:t>
      </w:r>
    </w:p>
    <w:p w14:paraId="7E38185A"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Lược đồ: HOA_DON(MaHD, NgayLap, TongTien, HinhThucThanhToan, MaKH, MaNV, MaCN)</w:t>
      </w:r>
    </w:p>
    <w:p w14:paraId="490B417C"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Khóa chính (PK): MaHD</w:t>
      </w:r>
    </w:p>
    <w:p w14:paraId="4FDC1793"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Phụ thuộc hàm</w:t>
      </w:r>
      <w:r>
        <w:rPr>
          <w:rFonts w:eastAsiaTheme="majorEastAsia"/>
          <w:sz w:val="26"/>
          <w:szCs w:val="26"/>
        </w:rPr>
        <w:t>:</w:t>
      </w:r>
      <w:r w:rsidRPr="00E81129">
        <w:rPr>
          <w:rFonts w:eastAsiaTheme="majorEastAsia"/>
          <w:sz w:val="26"/>
          <w:szCs w:val="26"/>
        </w:rPr>
        <w:t xml:space="preserve"> MaHD -&gt; NgayLap, TongTien, HinhThucThanhToan, MaKH, MaNV, MaCN.</w:t>
      </w:r>
    </w:p>
    <w:p w14:paraId="498140F6"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Chuẩn hóa:</w:t>
      </w:r>
    </w:p>
    <w:p w14:paraId="7EA6000B" w14:textId="77777777" w:rsidR="00D83F43" w:rsidRDefault="00D83F43" w:rsidP="00D83F43">
      <w:pPr>
        <w:pStyle w:val="ListParagraph"/>
        <w:numPr>
          <w:ilvl w:val="1"/>
          <w:numId w:val="13"/>
        </w:numPr>
        <w:spacing w:line="360" w:lineRule="auto"/>
        <w:ind w:left="1620"/>
        <w:rPr>
          <w:rFonts w:eastAsiaTheme="majorEastAsia"/>
          <w:sz w:val="26"/>
          <w:szCs w:val="26"/>
        </w:rPr>
      </w:pPr>
      <w:r w:rsidRPr="00E81129">
        <w:rPr>
          <w:rFonts w:eastAsiaTheme="majorEastAsia"/>
          <w:sz w:val="26"/>
          <w:szCs w:val="26"/>
        </w:rPr>
        <w:t>1NF (Đạt): Giá trị đơn.</w:t>
      </w:r>
    </w:p>
    <w:p w14:paraId="415CAEAA" w14:textId="77777777" w:rsidR="00D83F43" w:rsidRDefault="00D83F43" w:rsidP="00D83F43">
      <w:pPr>
        <w:pStyle w:val="ListParagraph"/>
        <w:numPr>
          <w:ilvl w:val="1"/>
          <w:numId w:val="13"/>
        </w:numPr>
        <w:spacing w:line="360" w:lineRule="auto"/>
        <w:ind w:left="1620"/>
        <w:rPr>
          <w:rFonts w:eastAsiaTheme="majorEastAsia"/>
          <w:sz w:val="26"/>
          <w:szCs w:val="26"/>
        </w:rPr>
      </w:pPr>
      <w:r w:rsidRPr="00E81129">
        <w:rPr>
          <w:rFonts w:eastAsiaTheme="majorEastAsia"/>
          <w:sz w:val="26"/>
          <w:szCs w:val="26"/>
        </w:rPr>
        <w:t>2NF (Đạt): Phụ thuộc hoàn toàn vào khóa chính.</w:t>
      </w:r>
    </w:p>
    <w:p w14:paraId="1BA59597" w14:textId="77777777" w:rsidR="00D83F43" w:rsidRPr="00E81129" w:rsidRDefault="00D83F43" w:rsidP="00D83F43">
      <w:pPr>
        <w:pStyle w:val="ListParagraph"/>
        <w:numPr>
          <w:ilvl w:val="1"/>
          <w:numId w:val="13"/>
        </w:numPr>
        <w:spacing w:line="360" w:lineRule="auto"/>
        <w:ind w:left="1620"/>
        <w:rPr>
          <w:rFonts w:eastAsiaTheme="majorEastAsia"/>
          <w:sz w:val="26"/>
          <w:szCs w:val="26"/>
        </w:rPr>
      </w:pPr>
      <w:r w:rsidRPr="00E81129">
        <w:rPr>
          <w:rFonts w:eastAsiaTheme="majorEastAsia"/>
          <w:sz w:val="26"/>
          <w:szCs w:val="26"/>
        </w:rPr>
        <w:t>3NF (Đạt): Các khóa ngoại độc lập, không gây phụ thuộc bắc cầu.</w:t>
      </w:r>
    </w:p>
    <w:p w14:paraId="3A686F90" w14:textId="77777777" w:rsidR="00D83F43" w:rsidRPr="00E81129" w:rsidRDefault="00D83F43" w:rsidP="00D83F43">
      <w:pPr>
        <w:pStyle w:val="ListParagraph"/>
        <w:numPr>
          <w:ilvl w:val="0"/>
          <w:numId w:val="10"/>
        </w:numPr>
        <w:spacing w:line="360" w:lineRule="auto"/>
        <w:rPr>
          <w:rFonts w:eastAsiaTheme="majorEastAsia"/>
          <w:b/>
          <w:bCs/>
          <w:sz w:val="26"/>
          <w:szCs w:val="26"/>
        </w:rPr>
      </w:pPr>
      <w:r w:rsidRPr="00E81129">
        <w:rPr>
          <w:rFonts w:eastAsiaTheme="majorEastAsia"/>
          <w:b/>
          <w:bCs/>
          <w:sz w:val="26"/>
          <w:szCs w:val="26"/>
        </w:rPr>
        <w:t xml:space="preserve">  CT_HOA_DON_DV</w:t>
      </w:r>
    </w:p>
    <w:p w14:paraId="538CB982"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Lược đồ: CT_HOA_DON_DV(MaHDDV, MaHD)</w:t>
      </w:r>
    </w:p>
    <w:p w14:paraId="58B59408"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Khóa chính (PK): MaHDDV</w:t>
      </w:r>
    </w:p>
    <w:p w14:paraId="48FCCEA6"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Phụ thuộc hàm:</w:t>
      </w:r>
    </w:p>
    <w:p w14:paraId="259084AE"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 xml:space="preserve"> MaHDDV -&gt; MaHD (Mã chi tiết dịch vụ xác định nó thuộc hóa đơn nào).</w:t>
      </w:r>
    </w:p>
    <w:p w14:paraId="343EE0E7"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Chuẩn hóa</w:t>
      </w:r>
    </w:p>
    <w:p w14:paraId="6B46C1A7" w14:textId="77777777" w:rsidR="00D83F43" w:rsidRDefault="00D83F43" w:rsidP="00D83F43">
      <w:pPr>
        <w:pStyle w:val="ListParagraph"/>
        <w:numPr>
          <w:ilvl w:val="1"/>
          <w:numId w:val="13"/>
        </w:numPr>
        <w:tabs>
          <w:tab w:val="left" w:pos="1620"/>
        </w:tabs>
        <w:spacing w:line="360" w:lineRule="auto"/>
        <w:ind w:hanging="540"/>
        <w:rPr>
          <w:rFonts w:eastAsiaTheme="majorEastAsia"/>
          <w:sz w:val="26"/>
          <w:szCs w:val="26"/>
        </w:rPr>
      </w:pPr>
      <w:r w:rsidRPr="00E81129">
        <w:rPr>
          <w:rFonts w:eastAsiaTheme="majorEastAsia"/>
          <w:sz w:val="26"/>
          <w:szCs w:val="26"/>
        </w:rPr>
        <w:t>1NF (Đạt): Giá trị đơn.</w:t>
      </w:r>
    </w:p>
    <w:p w14:paraId="1480054D" w14:textId="77777777" w:rsidR="00D83F43" w:rsidRDefault="00D83F43" w:rsidP="00D83F43">
      <w:pPr>
        <w:pStyle w:val="ListParagraph"/>
        <w:numPr>
          <w:ilvl w:val="1"/>
          <w:numId w:val="13"/>
        </w:numPr>
        <w:tabs>
          <w:tab w:val="left" w:pos="1620"/>
        </w:tabs>
        <w:spacing w:line="360" w:lineRule="auto"/>
        <w:ind w:hanging="540"/>
        <w:rPr>
          <w:rFonts w:eastAsiaTheme="majorEastAsia"/>
          <w:sz w:val="26"/>
          <w:szCs w:val="26"/>
        </w:rPr>
      </w:pPr>
      <w:r w:rsidRPr="00E81129">
        <w:rPr>
          <w:rFonts w:eastAsiaTheme="majorEastAsia"/>
          <w:sz w:val="26"/>
          <w:szCs w:val="26"/>
        </w:rPr>
        <w:t>2NF (Đạt): Phụ thuộc hoàn toàn vào khóa chính.</w:t>
      </w:r>
    </w:p>
    <w:p w14:paraId="0E582887" w14:textId="77777777" w:rsidR="00D83F43" w:rsidRPr="00E81129" w:rsidRDefault="00D83F43" w:rsidP="00D83F43">
      <w:pPr>
        <w:pStyle w:val="ListParagraph"/>
        <w:numPr>
          <w:ilvl w:val="1"/>
          <w:numId w:val="13"/>
        </w:numPr>
        <w:tabs>
          <w:tab w:val="left" w:pos="1620"/>
        </w:tabs>
        <w:spacing w:line="360" w:lineRule="auto"/>
        <w:ind w:hanging="540"/>
        <w:rPr>
          <w:rFonts w:eastAsiaTheme="majorEastAsia"/>
          <w:sz w:val="26"/>
          <w:szCs w:val="26"/>
        </w:rPr>
      </w:pPr>
      <w:r w:rsidRPr="00E81129">
        <w:rPr>
          <w:rFonts w:eastAsiaTheme="majorEastAsia"/>
          <w:sz w:val="26"/>
          <w:szCs w:val="26"/>
        </w:rPr>
        <w:t>3NF (Đạt): Không tồn tại phụ thuộc bắc cầu.</w:t>
      </w:r>
    </w:p>
    <w:p w14:paraId="67177671" w14:textId="77777777" w:rsidR="00D83F43" w:rsidRPr="00E81129" w:rsidRDefault="00D83F43" w:rsidP="00D83F43">
      <w:pPr>
        <w:pStyle w:val="ListParagraph"/>
        <w:numPr>
          <w:ilvl w:val="0"/>
          <w:numId w:val="10"/>
        </w:numPr>
        <w:spacing w:line="360" w:lineRule="auto"/>
        <w:rPr>
          <w:rFonts w:eastAsiaTheme="majorEastAsia"/>
          <w:b/>
          <w:bCs/>
          <w:sz w:val="26"/>
          <w:szCs w:val="26"/>
        </w:rPr>
      </w:pPr>
      <w:r>
        <w:rPr>
          <w:rFonts w:eastAsiaTheme="majorEastAsia"/>
          <w:sz w:val="26"/>
          <w:szCs w:val="26"/>
        </w:rPr>
        <w:t xml:space="preserve"> </w:t>
      </w:r>
      <w:r w:rsidRPr="00E81129">
        <w:rPr>
          <w:rFonts w:eastAsiaTheme="majorEastAsia"/>
          <w:b/>
          <w:bCs/>
          <w:sz w:val="26"/>
          <w:szCs w:val="26"/>
        </w:rPr>
        <w:t>TTIN_KHAM_BENH</w:t>
      </w:r>
    </w:p>
    <w:p w14:paraId="0A27BE1F"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Lược đồ: TTIN_KHAM_BENH(MaLanKham, NgayKham, TrieuChung, ChuanDoan, ToaThuoc, NgayHenTaiKham, DonGia, BacSiPhuTrach, MaTC, MaHDDV)</w:t>
      </w:r>
    </w:p>
    <w:p w14:paraId="31B56269"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Khóa chính (PK): MaLanKham</w:t>
      </w:r>
    </w:p>
    <w:p w14:paraId="168D23FF"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lastRenderedPageBreak/>
        <w:t>Phụ thuộc hàm</w:t>
      </w:r>
      <w:r>
        <w:rPr>
          <w:rFonts w:eastAsiaTheme="majorEastAsia"/>
          <w:sz w:val="26"/>
          <w:szCs w:val="26"/>
        </w:rPr>
        <w:t>:</w:t>
      </w:r>
      <w:r w:rsidRPr="00E81129">
        <w:rPr>
          <w:rFonts w:eastAsiaTheme="majorEastAsia"/>
          <w:sz w:val="26"/>
          <w:szCs w:val="26"/>
        </w:rPr>
        <w:t xml:space="preserve"> MaLanKham -&gt; NgayKham, TrieuChung, ChuanDoan, ToaThuoc, NgayHenTaiKham, DonGia, BacSiPhuTrach, MaTC, MaHDDV.</w:t>
      </w:r>
    </w:p>
    <w:p w14:paraId="3FAABCE9"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Chuẩn hóa:</w:t>
      </w:r>
    </w:p>
    <w:p w14:paraId="141E173B" w14:textId="77777777" w:rsidR="00D83F43" w:rsidRDefault="00D83F43" w:rsidP="00D83F43">
      <w:pPr>
        <w:pStyle w:val="ListParagraph"/>
        <w:numPr>
          <w:ilvl w:val="1"/>
          <w:numId w:val="13"/>
        </w:numPr>
        <w:spacing w:line="360" w:lineRule="auto"/>
        <w:ind w:left="1620"/>
        <w:rPr>
          <w:rFonts w:eastAsiaTheme="majorEastAsia"/>
          <w:sz w:val="26"/>
          <w:szCs w:val="26"/>
        </w:rPr>
      </w:pPr>
      <w:r w:rsidRPr="00E81129">
        <w:rPr>
          <w:rFonts w:eastAsiaTheme="majorEastAsia"/>
          <w:sz w:val="26"/>
          <w:szCs w:val="26"/>
        </w:rPr>
        <w:t>1NF (Đạt): Giá trị đơn (giả định ToaThuoc lưu dạng text hoặc mã tham chiếu đơn).</w:t>
      </w:r>
    </w:p>
    <w:p w14:paraId="616DEB14" w14:textId="77777777" w:rsidR="00D83F43" w:rsidRDefault="00D83F43" w:rsidP="00D83F43">
      <w:pPr>
        <w:pStyle w:val="ListParagraph"/>
        <w:numPr>
          <w:ilvl w:val="1"/>
          <w:numId w:val="13"/>
        </w:numPr>
        <w:spacing w:line="360" w:lineRule="auto"/>
        <w:ind w:left="1620"/>
        <w:rPr>
          <w:rFonts w:eastAsiaTheme="majorEastAsia"/>
          <w:sz w:val="26"/>
          <w:szCs w:val="26"/>
        </w:rPr>
      </w:pPr>
      <w:r w:rsidRPr="00E81129">
        <w:rPr>
          <w:rFonts w:eastAsiaTheme="majorEastAsia"/>
          <w:sz w:val="26"/>
          <w:szCs w:val="26"/>
        </w:rPr>
        <w:t>2NF (Đạt): Phụ thuộc hoàn toàn vào khóa chính.</w:t>
      </w:r>
    </w:p>
    <w:p w14:paraId="50E04464" w14:textId="77777777" w:rsidR="00D83F43" w:rsidRPr="00E81129" w:rsidRDefault="00D83F43" w:rsidP="00D83F43">
      <w:pPr>
        <w:pStyle w:val="ListParagraph"/>
        <w:numPr>
          <w:ilvl w:val="1"/>
          <w:numId w:val="13"/>
        </w:numPr>
        <w:spacing w:line="360" w:lineRule="auto"/>
        <w:ind w:left="1620"/>
        <w:rPr>
          <w:rFonts w:eastAsiaTheme="majorEastAsia"/>
          <w:sz w:val="26"/>
          <w:szCs w:val="26"/>
        </w:rPr>
      </w:pPr>
      <w:r w:rsidRPr="00E81129">
        <w:rPr>
          <w:rFonts w:eastAsiaTheme="majorEastAsia"/>
          <w:sz w:val="26"/>
          <w:szCs w:val="26"/>
        </w:rPr>
        <w:t>3NF (Đạt): Không tồn tại phụ thuộc bắc cầu.</w:t>
      </w:r>
    </w:p>
    <w:p w14:paraId="46ACA045" w14:textId="77777777" w:rsidR="00D83F43" w:rsidRPr="00E81129" w:rsidRDefault="00D83F43" w:rsidP="00D83F43">
      <w:pPr>
        <w:pStyle w:val="ListParagraph"/>
        <w:numPr>
          <w:ilvl w:val="0"/>
          <w:numId w:val="10"/>
        </w:numPr>
        <w:spacing w:line="360" w:lineRule="auto"/>
        <w:rPr>
          <w:rFonts w:eastAsiaTheme="majorEastAsia"/>
          <w:b/>
          <w:bCs/>
          <w:sz w:val="26"/>
          <w:szCs w:val="26"/>
        </w:rPr>
      </w:pPr>
      <w:r w:rsidRPr="00E81129">
        <w:rPr>
          <w:rFonts w:eastAsiaTheme="majorEastAsia"/>
          <w:sz w:val="26"/>
          <w:szCs w:val="26"/>
        </w:rPr>
        <w:t xml:space="preserve"> </w:t>
      </w:r>
      <w:r w:rsidRPr="00E81129">
        <w:rPr>
          <w:rFonts w:eastAsiaTheme="majorEastAsia"/>
          <w:b/>
          <w:bCs/>
          <w:sz w:val="26"/>
          <w:szCs w:val="26"/>
        </w:rPr>
        <w:t>GOI_TIEM</w:t>
      </w:r>
    </w:p>
    <w:p w14:paraId="678D5F24"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Lược đồ: GOI_TIEM(MaGoi, TenGoi, ThoiGian, UuDai, DonGia)</w:t>
      </w:r>
    </w:p>
    <w:p w14:paraId="3587CD62"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Khóa chính (PK): MaGoi</w:t>
      </w:r>
    </w:p>
    <w:p w14:paraId="35DEF242"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Phụ thuộc hàm: MaGoi -&gt; TenGoi, ThoiGian, UuDai, DonGia.</w:t>
      </w:r>
    </w:p>
    <w:p w14:paraId="450096A8"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Chuẩn hóa:</w:t>
      </w:r>
    </w:p>
    <w:p w14:paraId="42A08C37" w14:textId="77777777" w:rsidR="00D83F43" w:rsidRDefault="00D83F43" w:rsidP="00D83F43">
      <w:pPr>
        <w:pStyle w:val="ListParagraph"/>
        <w:numPr>
          <w:ilvl w:val="1"/>
          <w:numId w:val="13"/>
        </w:numPr>
        <w:spacing w:line="360" w:lineRule="auto"/>
        <w:rPr>
          <w:rFonts w:eastAsiaTheme="majorEastAsia"/>
          <w:sz w:val="26"/>
          <w:szCs w:val="26"/>
        </w:rPr>
      </w:pPr>
      <w:r w:rsidRPr="00E81129">
        <w:rPr>
          <w:rFonts w:eastAsiaTheme="majorEastAsia"/>
          <w:sz w:val="26"/>
          <w:szCs w:val="26"/>
        </w:rPr>
        <w:t>1NF (Đạt): Giá trị đơn.</w:t>
      </w:r>
    </w:p>
    <w:p w14:paraId="242FE403" w14:textId="77777777" w:rsidR="00D83F43" w:rsidRDefault="00D83F43" w:rsidP="00D83F43">
      <w:pPr>
        <w:pStyle w:val="ListParagraph"/>
        <w:numPr>
          <w:ilvl w:val="1"/>
          <w:numId w:val="13"/>
        </w:numPr>
        <w:spacing w:line="360" w:lineRule="auto"/>
        <w:rPr>
          <w:rFonts w:eastAsiaTheme="majorEastAsia"/>
          <w:sz w:val="26"/>
          <w:szCs w:val="26"/>
        </w:rPr>
      </w:pPr>
      <w:r w:rsidRPr="00E81129">
        <w:rPr>
          <w:rFonts w:eastAsiaTheme="majorEastAsia"/>
          <w:sz w:val="26"/>
          <w:szCs w:val="26"/>
        </w:rPr>
        <w:t>2NF (Đạt): Phụ thuộc hoàn toàn vào khóa chính.</w:t>
      </w:r>
    </w:p>
    <w:p w14:paraId="5C4B0C3F" w14:textId="77777777" w:rsidR="00D83F43" w:rsidRPr="00E81129" w:rsidRDefault="00D83F43" w:rsidP="00D83F43">
      <w:pPr>
        <w:pStyle w:val="ListParagraph"/>
        <w:numPr>
          <w:ilvl w:val="1"/>
          <w:numId w:val="13"/>
        </w:numPr>
        <w:spacing w:line="360" w:lineRule="auto"/>
        <w:rPr>
          <w:rFonts w:eastAsiaTheme="majorEastAsia"/>
          <w:sz w:val="26"/>
          <w:szCs w:val="26"/>
        </w:rPr>
      </w:pPr>
      <w:r w:rsidRPr="00E81129">
        <w:rPr>
          <w:rFonts w:eastAsiaTheme="majorEastAsia"/>
          <w:sz w:val="26"/>
          <w:szCs w:val="26"/>
        </w:rPr>
        <w:t>3NF (Đạt): Không tồn tại phụ thuộc bắc cầu.</w:t>
      </w:r>
    </w:p>
    <w:p w14:paraId="4621BFD4" w14:textId="77777777" w:rsidR="00D83F43" w:rsidRPr="00E81129" w:rsidRDefault="00D83F43" w:rsidP="00D83F43">
      <w:pPr>
        <w:pStyle w:val="ListParagraph"/>
        <w:numPr>
          <w:ilvl w:val="0"/>
          <w:numId w:val="10"/>
        </w:numPr>
        <w:spacing w:line="360" w:lineRule="auto"/>
        <w:rPr>
          <w:rFonts w:eastAsiaTheme="majorEastAsia"/>
          <w:b/>
          <w:bCs/>
          <w:sz w:val="26"/>
          <w:szCs w:val="26"/>
        </w:rPr>
      </w:pPr>
      <w:r w:rsidRPr="00E81129">
        <w:rPr>
          <w:rFonts w:eastAsiaTheme="majorEastAsia"/>
          <w:b/>
          <w:bCs/>
          <w:sz w:val="26"/>
          <w:szCs w:val="26"/>
        </w:rPr>
        <w:t xml:space="preserve"> TTIN_TIEM_PHONG</w:t>
      </w:r>
    </w:p>
    <w:p w14:paraId="17C8F3EC"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Lược đồ: TTIN_TIEM_PHONG(MaLanTiem, NgayTiem, LoaiVacXin, LieuLuong, DonGia, MaGoi, MaTC, MaNV, MaHDDV)</w:t>
      </w:r>
    </w:p>
    <w:p w14:paraId="1342584A" w14:textId="77777777" w:rsidR="00D83F43" w:rsidRPr="00E81129" w:rsidRDefault="00D83F43" w:rsidP="00D83F43">
      <w:pPr>
        <w:pStyle w:val="ListParagraph"/>
        <w:spacing w:line="360" w:lineRule="auto"/>
        <w:ind w:left="1080"/>
        <w:rPr>
          <w:rFonts w:eastAsiaTheme="majorEastAsia"/>
          <w:sz w:val="26"/>
          <w:szCs w:val="26"/>
        </w:rPr>
      </w:pPr>
      <w:r w:rsidRPr="00E81129">
        <w:rPr>
          <w:rFonts w:eastAsiaTheme="majorEastAsia"/>
          <w:sz w:val="26"/>
          <w:szCs w:val="26"/>
        </w:rPr>
        <w:t>Khóa chính (PK): MaLanTiem</w:t>
      </w:r>
    </w:p>
    <w:p w14:paraId="7341C128"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Phụ thuộc hàm: MaLanTiem -&gt; NgayTiem, LoaiVacXin, LieuLuong, DonGia, MaGoi, MaTC, MaNV, MaHDDV.</w:t>
      </w:r>
    </w:p>
    <w:p w14:paraId="3C9C172A"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Chuẩn hóa:</w:t>
      </w:r>
    </w:p>
    <w:p w14:paraId="4B317502" w14:textId="77777777" w:rsidR="00D83F43" w:rsidRDefault="00D83F43" w:rsidP="00D83F43">
      <w:pPr>
        <w:pStyle w:val="ListParagraph"/>
        <w:numPr>
          <w:ilvl w:val="1"/>
          <w:numId w:val="13"/>
        </w:numPr>
        <w:spacing w:line="360" w:lineRule="auto"/>
        <w:rPr>
          <w:rFonts w:eastAsiaTheme="majorEastAsia"/>
          <w:sz w:val="26"/>
          <w:szCs w:val="26"/>
        </w:rPr>
      </w:pPr>
      <w:r w:rsidRPr="00E81129">
        <w:rPr>
          <w:rFonts w:eastAsiaTheme="majorEastAsia"/>
          <w:sz w:val="26"/>
          <w:szCs w:val="26"/>
        </w:rPr>
        <w:t>1NF (Đạt): Giá trị đơn.</w:t>
      </w:r>
    </w:p>
    <w:p w14:paraId="4362A3E5" w14:textId="77777777" w:rsidR="00D83F43" w:rsidRDefault="00D83F43" w:rsidP="00D83F43">
      <w:pPr>
        <w:pStyle w:val="ListParagraph"/>
        <w:numPr>
          <w:ilvl w:val="1"/>
          <w:numId w:val="13"/>
        </w:numPr>
        <w:spacing w:line="360" w:lineRule="auto"/>
        <w:rPr>
          <w:rFonts w:eastAsiaTheme="majorEastAsia"/>
          <w:sz w:val="26"/>
          <w:szCs w:val="26"/>
        </w:rPr>
      </w:pPr>
      <w:r w:rsidRPr="00E81129">
        <w:rPr>
          <w:rFonts w:eastAsiaTheme="majorEastAsia"/>
          <w:sz w:val="26"/>
          <w:szCs w:val="26"/>
        </w:rPr>
        <w:t>2NF (Đạt): Phụ thuộc hoàn toàn vào khóa chính.</w:t>
      </w:r>
    </w:p>
    <w:p w14:paraId="3A365DAF" w14:textId="77777777" w:rsidR="00D83F43" w:rsidRPr="00E81129" w:rsidRDefault="00D83F43" w:rsidP="00D83F43">
      <w:pPr>
        <w:pStyle w:val="ListParagraph"/>
        <w:numPr>
          <w:ilvl w:val="1"/>
          <w:numId w:val="13"/>
        </w:numPr>
        <w:spacing w:line="360" w:lineRule="auto"/>
        <w:rPr>
          <w:rFonts w:eastAsiaTheme="majorEastAsia"/>
          <w:sz w:val="26"/>
          <w:szCs w:val="26"/>
        </w:rPr>
      </w:pPr>
      <w:r w:rsidRPr="00E81129">
        <w:rPr>
          <w:rFonts w:eastAsiaTheme="majorEastAsia"/>
          <w:sz w:val="26"/>
          <w:szCs w:val="26"/>
        </w:rPr>
        <w:t>3NF (Đạt): Không tồn tại phụ thuộc bắc cầu.</w:t>
      </w:r>
    </w:p>
    <w:p w14:paraId="52B4E614" w14:textId="77777777" w:rsidR="00D83F43" w:rsidRPr="00E81129" w:rsidRDefault="00D83F43" w:rsidP="00D83F43">
      <w:pPr>
        <w:pStyle w:val="ListParagraph"/>
        <w:numPr>
          <w:ilvl w:val="0"/>
          <w:numId w:val="10"/>
        </w:numPr>
        <w:spacing w:line="360" w:lineRule="auto"/>
        <w:rPr>
          <w:rFonts w:eastAsiaTheme="majorEastAsia"/>
          <w:b/>
          <w:bCs/>
          <w:sz w:val="26"/>
          <w:szCs w:val="26"/>
        </w:rPr>
      </w:pPr>
      <w:r w:rsidRPr="00E81129">
        <w:rPr>
          <w:rFonts w:eastAsiaTheme="majorEastAsia"/>
          <w:b/>
          <w:bCs/>
          <w:sz w:val="26"/>
          <w:szCs w:val="26"/>
        </w:rPr>
        <w:t xml:space="preserve"> CT_HOA_DON_SP</w:t>
      </w:r>
    </w:p>
    <w:p w14:paraId="00EB6F80"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Lược đồ: CT_HOA_DON_SP(MaHDSP, MaSP, MaHD, SoLuong)</w:t>
      </w:r>
    </w:p>
    <w:p w14:paraId="632139FE"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Khóa chính (PK): MaHDSP</w:t>
      </w:r>
    </w:p>
    <w:p w14:paraId="0CBAC3D5"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lastRenderedPageBreak/>
        <w:t>Phụ thuộc hàm</w:t>
      </w:r>
      <w:r>
        <w:rPr>
          <w:rFonts w:eastAsiaTheme="majorEastAsia"/>
          <w:sz w:val="26"/>
          <w:szCs w:val="26"/>
        </w:rPr>
        <w:t>:</w:t>
      </w:r>
      <w:r w:rsidRPr="00E81129">
        <w:rPr>
          <w:rFonts w:eastAsiaTheme="majorEastAsia"/>
          <w:sz w:val="26"/>
          <w:szCs w:val="26"/>
        </w:rPr>
        <w:t xml:space="preserve"> MaHDSP -&gt; MaSP, MaHD, SoLuong.</w:t>
      </w:r>
    </w:p>
    <w:p w14:paraId="73F7794C"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Chuẩn hóa:</w:t>
      </w:r>
    </w:p>
    <w:p w14:paraId="77F55E47" w14:textId="77777777" w:rsidR="00D83F43" w:rsidRDefault="00D83F43" w:rsidP="00D83F43">
      <w:pPr>
        <w:pStyle w:val="ListParagraph"/>
        <w:numPr>
          <w:ilvl w:val="1"/>
          <w:numId w:val="13"/>
        </w:numPr>
        <w:spacing w:line="360" w:lineRule="auto"/>
        <w:rPr>
          <w:rFonts w:eastAsiaTheme="majorEastAsia"/>
          <w:sz w:val="26"/>
          <w:szCs w:val="26"/>
        </w:rPr>
      </w:pPr>
      <w:r w:rsidRPr="00E81129">
        <w:rPr>
          <w:rFonts w:eastAsiaTheme="majorEastAsia"/>
          <w:sz w:val="26"/>
          <w:szCs w:val="26"/>
        </w:rPr>
        <w:t>1NF (Đạt): Giá trị đơn.</w:t>
      </w:r>
    </w:p>
    <w:p w14:paraId="1B2ECBCC" w14:textId="77777777" w:rsidR="00D83F43" w:rsidRDefault="00D83F43" w:rsidP="00D83F43">
      <w:pPr>
        <w:pStyle w:val="ListParagraph"/>
        <w:numPr>
          <w:ilvl w:val="1"/>
          <w:numId w:val="13"/>
        </w:numPr>
        <w:spacing w:line="360" w:lineRule="auto"/>
        <w:rPr>
          <w:rFonts w:eastAsiaTheme="majorEastAsia"/>
          <w:sz w:val="26"/>
          <w:szCs w:val="26"/>
        </w:rPr>
      </w:pPr>
      <w:r w:rsidRPr="00E81129">
        <w:rPr>
          <w:rFonts w:eastAsiaTheme="majorEastAsia"/>
          <w:sz w:val="26"/>
          <w:szCs w:val="26"/>
        </w:rPr>
        <w:t>2NF (Đạt): Sử dụng khóa giả (Surrogate Key) nên các thuộc tính phụ thuộc hoàn toàn vào MaHDSP.</w:t>
      </w:r>
    </w:p>
    <w:p w14:paraId="6D4D0A47" w14:textId="77777777" w:rsidR="00D83F43" w:rsidRPr="00E81129" w:rsidRDefault="00D83F43" w:rsidP="00D83F43">
      <w:pPr>
        <w:pStyle w:val="ListParagraph"/>
        <w:numPr>
          <w:ilvl w:val="1"/>
          <w:numId w:val="13"/>
        </w:numPr>
        <w:spacing w:line="360" w:lineRule="auto"/>
        <w:rPr>
          <w:rFonts w:eastAsiaTheme="majorEastAsia"/>
          <w:sz w:val="26"/>
          <w:szCs w:val="26"/>
        </w:rPr>
      </w:pPr>
      <w:r w:rsidRPr="00E81129">
        <w:rPr>
          <w:rFonts w:eastAsiaTheme="majorEastAsia"/>
          <w:sz w:val="26"/>
          <w:szCs w:val="26"/>
        </w:rPr>
        <w:t>3NF (Đạt): Không tồn tại phụ thuộc bắc cầu.</w:t>
      </w:r>
    </w:p>
    <w:p w14:paraId="3F903656" w14:textId="77777777" w:rsidR="00D83F43" w:rsidRPr="00E81129" w:rsidRDefault="00D83F43" w:rsidP="00D83F43">
      <w:pPr>
        <w:pStyle w:val="ListParagraph"/>
        <w:numPr>
          <w:ilvl w:val="0"/>
          <w:numId w:val="10"/>
        </w:numPr>
        <w:spacing w:line="360" w:lineRule="auto"/>
        <w:rPr>
          <w:rFonts w:eastAsiaTheme="majorEastAsia"/>
          <w:b/>
          <w:bCs/>
          <w:sz w:val="26"/>
          <w:szCs w:val="26"/>
        </w:rPr>
      </w:pPr>
      <w:r>
        <w:rPr>
          <w:rFonts w:eastAsiaTheme="majorEastAsia"/>
          <w:sz w:val="26"/>
          <w:szCs w:val="26"/>
        </w:rPr>
        <w:t xml:space="preserve"> </w:t>
      </w:r>
      <w:r w:rsidRPr="00E81129">
        <w:rPr>
          <w:rFonts w:eastAsiaTheme="majorEastAsia"/>
          <w:b/>
          <w:bCs/>
          <w:sz w:val="26"/>
          <w:szCs w:val="26"/>
        </w:rPr>
        <w:t>SAN_PHAM</w:t>
      </w:r>
    </w:p>
    <w:p w14:paraId="1A81547D"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Lược đồ: SAN_PHAM(MaSP, TenSP, LoaiSP, GiaBan, SoLuongTonKho)</w:t>
      </w:r>
    </w:p>
    <w:p w14:paraId="6E9311AE"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Khóa chính (PK): MaSP</w:t>
      </w:r>
    </w:p>
    <w:p w14:paraId="1B1A2AFD"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Phụ thuộc hàm</w:t>
      </w:r>
      <w:r>
        <w:rPr>
          <w:rFonts w:eastAsiaTheme="majorEastAsia"/>
          <w:sz w:val="26"/>
          <w:szCs w:val="26"/>
        </w:rPr>
        <w:t>:</w:t>
      </w:r>
      <w:r w:rsidRPr="00E81129">
        <w:rPr>
          <w:rFonts w:eastAsiaTheme="majorEastAsia"/>
          <w:sz w:val="26"/>
          <w:szCs w:val="26"/>
        </w:rPr>
        <w:t xml:space="preserve"> MaSP -&gt; TenSP, LoaiSP, GiaBan, SoLuongTonKho.</w:t>
      </w:r>
    </w:p>
    <w:p w14:paraId="55EFD93E"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Chuẩn hóa:</w:t>
      </w:r>
    </w:p>
    <w:p w14:paraId="6D6DF53D" w14:textId="77777777" w:rsidR="00D83F43" w:rsidRDefault="00D83F43" w:rsidP="00D83F43">
      <w:pPr>
        <w:pStyle w:val="ListParagraph"/>
        <w:numPr>
          <w:ilvl w:val="1"/>
          <w:numId w:val="13"/>
        </w:numPr>
        <w:spacing w:line="360" w:lineRule="auto"/>
        <w:rPr>
          <w:rFonts w:eastAsiaTheme="majorEastAsia"/>
          <w:sz w:val="26"/>
          <w:szCs w:val="26"/>
        </w:rPr>
      </w:pPr>
      <w:r w:rsidRPr="00E81129">
        <w:rPr>
          <w:rFonts w:eastAsiaTheme="majorEastAsia"/>
          <w:sz w:val="26"/>
          <w:szCs w:val="26"/>
        </w:rPr>
        <w:t>1NF (Đạt): Giá trị đơn</w:t>
      </w:r>
    </w:p>
    <w:p w14:paraId="2E661D92" w14:textId="77777777" w:rsidR="00D83F43" w:rsidRDefault="00D83F43" w:rsidP="00D83F43">
      <w:pPr>
        <w:pStyle w:val="ListParagraph"/>
        <w:numPr>
          <w:ilvl w:val="1"/>
          <w:numId w:val="13"/>
        </w:numPr>
        <w:spacing w:line="360" w:lineRule="auto"/>
        <w:rPr>
          <w:rFonts w:eastAsiaTheme="majorEastAsia"/>
          <w:sz w:val="26"/>
          <w:szCs w:val="26"/>
        </w:rPr>
      </w:pPr>
      <w:r w:rsidRPr="00E81129">
        <w:rPr>
          <w:rFonts w:eastAsiaTheme="majorEastAsia"/>
          <w:sz w:val="26"/>
          <w:szCs w:val="26"/>
        </w:rPr>
        <w:t>2NF (Đạt): Phụ thuộc hoàn toàn vào khóa chính.</w:t>
      </w:r>
    </w:p>
    <w:p w14:paraId="1E893FFC" w14:textId="77777777" w:rsidR="00D83F43" w:rsidRPr="00E81129" w:rsidRDefault="00D83F43" w:rsidP="00D83F43">
      <w:pPr>
        <w:pStyle w:val="ListParagraph"/>
        <w:numPr>
          <w:ilvl w:val="1"/>
          <w:numId w:val="13"/>
        </w:numPr>
        <w:spacing w:line="360" w:lineRule="auto"/>
        <w:rPr>
          <w:rFonts w:eastAsiaTheme="majorEastAsia"/>
          <w:sz w:val="26"/>
          <w:szCs w:val="26"/>
        </w:rPr>
      </w:pPr>
      <w:r w:rsidRPr="00E81129">
        <w:rPr>
          <w:rFonts w:eastAsiaTheme="majorEastAsia"/>
          <w:sz w:val="26"/>
          <w:szCs w:val="26"/>
        </w:rPr>
        <w:t>3NF (Đạt): Không tồn tại phụ thuộc bắc cầu.</w:t>
      </w:r>
    </w:p>
    <w:p w14:paraId="12686723" w14:textId="77777777" w:rsidR="00D83F43" w:rsidRPr="00E81129" w:rsidRDefault="00D83F43" w:rsidP="00D83F43">
      <w:pPr>
        <w:pStyle w:val="ListParagraph"/>
        <w:numPr>
          <w:ilvl w:val="0"/>
          <w:numId w:val="10"/>
        </w:numPr>
        <w:spacing w:line="360" w:lineRule="auto"/>
        <w:rPr>
          <w:rFonts w:eastAsiaTheme="majorEastAsia"/>
          <w:b/>
          <w:bCs/>
          <w:sz w:val="26"/>
          <w:szCs w:val="26"/>
        </w:rPr>
      </w:pPr>
      <w:r w:rsidRPr="00E81129">
        <w:rPr>
          <w:rFonts w:eastAsiaTheme="majorEastAsia"/>
          <w:b/>
          <w:bCs/>
          <w:sz w:val="26"/>
          <w:szCs w:val="26"/>
        </w:rPr>
        <w:t xml:space="preserve">  DANH_GIA</w:t>
      </w:r>
    </w:p>
    <w:p w14:paraId="4A497338"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Lược đồ: DANH_GIA(MaDG, DiemChatLuongDV, DiemThaiDoNV, MDHaiLongTT, BinhLuan, MaKH, MaCN)</w:t>
      </w:r>
    </w:p>
    <w:p w14:paraId="7ED60C73" w14:textId="77777777" w:rsidR="00D83F43" w:rsidRPr="00E81129"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Khóa chính (PK): MaDG</w:t>
      </w:r>
    </w:p>
    <w:p w14:paraId="74A88133"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Phụ thuộc hàm MaDG -&gt; DiemChatLuongDV, DiemThaiDoNV, MDHaiLongTT, BinhLuan, MaKH, MaCN.</w:t>
      </w:r>
    </w:p>
    <w:p w14:paraId="7F71713E" w14:textId="77777777" w:rsidR="00D83F43" w:rsidRDefault="00D83F43" w:rsidP="00D83F43">
      <w:pPr>
        <w:pStyle w:val="ListParagraph"/>
        <w:numPr>
          <w:ilvl w:val="0"/>
          <w:numId w:val="13"/>
        </w:numPr>
        <w:spacing w:line="360" w:lineRule="auto"/>
        <w:rPr>
          <w:rFonts w:eastAsiaTheme="majorEastAsia"/>
          <w:sz w:val="26"/>
          <w:szCs w:val="26"/>
        </w:rPr>
      </w:pPr>
      <w:r w:rsidRPr="00E81129">
        <w:rPr>
          <w:rFonts w:eastAsiaTheme="majorEastAsia"/>
          <w:sz w:val="26"/>
          <w:szCs w:val="26"/>
        </w:rPr>
        <w:t>Chuẩn hóa:</w:t>
      </w:r>
    </w:p>
    <w:p w14:paraId="3E125122" w14:textId="77777777" w:rsidR="00D83F43" w:rsidRDefault="00D83F43" w:rsidP="00D83F43">
      <w:pPr>
        <w:pStyle w:val="ListParagraph"/>
        <w:numPr>
          <w:ilvl w:val="1"/>
          <w:numId w:val="13"/>
        </w:numPr>
        <w:spacing w:line="360" w:lineRule="auto"/>
        <w:rPr>
          <w:rFonts w:eastAsiaTheme="majorEastAsia"/>
          <w:sz w:val="26"/>
          <w:szCs w:val="26"/>
        </w:rPr>
      </w:pPr>
      <w:r w:rsidRPr="00E81129">
        <w:rPr>
          <w:rFonts w:eastAsiaTheme="majorEastAsia"/>
          <w:sz w:val="26"/>
          <w:szCs w:val="26"/>
        </w:rPr>
        <w:t>1NF (Đạt): Giá trị đơn.</w:t>
      </w:r>
    </w:p>
    <w:p w14:paraId="5FBF57B2" w14:textId="77777777" w:rsidR="00D83F43" w:rsidRDefault="00D83F43" w:rsidP="00D83F43">
      <w:pPr>
        <w:pStyle w:val="ListParagraph"/>
        <w:numPr>
          <w:ilvl w:val="1"/>
          <w:numId w:val="13"/>
        </w:numPr>
        <w:spacing w:line="360" w:lineRule="auto"/>
        <w:rPr>
          <w:rFonts w:eastAsiaTheme="majorEastAsia"/>
          <w:sz w:val="26"/>
          <w:szCs w:val="26"/>
        </w:rPr>
      </w:pPr>
      <w:r w:rsidRPr="00E81129">
        <w:rPr>
          <w:rFonts w:eastAsiaTheme="majorEastAsia"/>
          <w:sz w:val="26"/>
          <w:szCs w:val="26"/>
        </w:rPr>
        <w:t>2NF (Đạt): Phụ thuộc hoàn toàn vào khóa chính.</w:t>
      </w:r>
    </w:p>
    <w:p w14:paraId="4A943968" w14:textId="77777777" w:rsidR="00D83F43" w:rsidRPr="00E81129" w:rsidRDefault="00D83F43" w:rsidP="00D83F43">
      <w:pPr>
        <w:pStyle w:val="ListParagraph"/>
        <w:numPr>
          <w:ilvl w:val="1"/>
          <w:numId w:val="13"/>
        </w:numPr>
        <w:spacing w:line="360" w:lineRule="auto"/>
        <w:rPr>
          <w:rFonts w:eastAsiaTheme="majorEastAsia"/>
          <w:sz w:val="26"/>
          <w:szCs w:val="26"/>
        </w:rPr>
      </w:pPr>
      <w:r w:rsidRPr="00E81129">
        <w:rPr>
          <w:rFonts w:eastAsiaTheme="majorEastAsia"/>
          <w:sz w:val="26"/>
          <w:szCs w:val="26"/>
        </w:rPr>
        <w:t>3NF (Đạt): Không tồn tại phụ thuộc bắc cầu.</w:t>
      </w:r>
    </w:p>
    <w:p w14:paraId="1F306B5B" w14:textId="5DC6F898" w:rsidR="00EB2B91" w:rsidRDefault="00EB2B91" w:rsidP="00EB2B91">
      <w:pPr>
        <w:spacing w:line="360" w:lineRule="auto"/>
        <w:outlineLvl w:val="0"/>
        <w:rPr>
          <w:b/>
          <w:bCs/>
          <w:sz w:val="32"/>
          <w:szCs w:val="32"/>
        </w:rPr>
      </w:pPr>
    </w:p>
    <w:p w14:paraId="70313B24" w14:textId="77777777" w:rsidR="00EB2B91" w:rsidRDefault="00EB2B91" w:rsidP="00EB2B91">
      <w:pPr>
        <w:spacing w:line="360" w:lineRule="auto"/>
        <w:outlineLvl w:val="0"/>
        <w:rPr>
          <w:b/>
          <w:bCs/>
          <w:sz w:val="32"/>
          <w:szCs w:val="32"/>
        </w:rPr>
      </w:pPr>
    </w:p>
    <w:p w14:paraId="7A7486BA" w14:textId="77777777" w:rsidR="00EB2B91" w:rsidRDefault="00EB2B91" w:rsidP="00EB2B91">
      <w:pPr>
        <w:spacing w:line="360" w:lineRule="auto"/>
        <w:outlineLvl w:val="0"/>
        <w:rPr>
          <w:b/>
          <w:bCs/>
          <w:sz w:val="32"/>
          <w:szCs w:val="32"/>
        </w:rPr>
      </w:pPr>
    </w:p>
    <w:p w14:paraId="75742AB0" w14:textId="77777777" w:rsidR="00EB2B91" w:rsidRPr="00EB2B91" w:rsidRDefault="00EB2B91" w:rsidP="00EB2B91">
      <w:pPr>
        <w:spacing w:line="360" w:lineRule="auto"/>
        <w:outlineLvl w:val="0"/>
        <w:rPr>
          <w:b/>
          <w:bCs/>
          <w:sz w:val="32"/>
          <w:szCs w:val="32"/>
        </w:rPr>
      </w:pPr>
    </w:p>
    <w:p w14:paraId="0E1E8665" w14:textId="005DB393" w:rsidR="00EB2B91" w:rsidRPr="00EB2B91" w:rsidRDefault="00EB2B91" w:rsidP="00430B51">
      <w:pPr>
        <w:pStyle w:val="ListParagraph"/>
        <w:numPr>
          <w:ilvl w:val="0"/>
          <w:numId w:val="1"/>
        </w:numPr>
        <w:spacing w:line="360" w:lineRule="auto"/>
        <w:outlineLvl w:val="0"/>
        <w:rPr>
          <w:b/>
          <w:bCs/>
          <w:sz w:val="32"/>
          <w:szCs w:val="32"/>
        </w:rPr>
      </w:pPr>
      <w:bookmarkStart w:id="28" w:name="_Toc215516525"/>
      <w:r>
        <w:rPr>
          <w:b/>
          <w:bCs/>
          <w:sz w:val="32"/>
          <w:szCs w:val="32"/>
        </w:rPr>
        <w:lastRenderedPageBreak/>
        <w:t xml:space="preserve">Kết </w:t>
      </w:r>
      <w:r w:rsidR="00EF1C19">
        <w:rPr>
          <w:b/>
          <w:bCs/>
          <w:sz w:val="32"/>
          <w:szCs w:val="32"/>
        </w:rPr>
        <w:t>luận giai đoạn 1</w:t>
      </w:r>
      <w:bookmarkEnd w:id="28"/>
    </w:p>
    <w:p w14:paraId="1240762F" w14:textId="77777777" w:rsidR="00A44ABB" w:rsidRPr="00B65D00" w:rsidRDefault="00A44ABB" w:rsidP="00EC581E">
      <w:pPr>
        <w:pStyle w:val="NormalWeb"/>
        <w:spacing w:line="276" w:lineRule="auto"/>
        <w:rPr>
          <w:sz w:val="26"/>
          <w:szCs w:val="26"/>
        </w:rPr>
      </w:pPr>
      <w:r w:rsidRPr="00B65D00">
        <w:rPr>
          <w:sz w:val="26"/>
          <w:szCs w:val="26"/>
        </w:rPr>
        <w:t>Giai đoạn 1 của đồ án đã hoàn thành toàn bộ các nội dung trọng tâm bao gồm: phân tích quy trình nghiệp vụ, xác định ràng buộc dữ liệu, xây dựng danh sách chức năng cùng tần suất giao dịch, và thiết kế cơ sở dữ liệu ở cả mức quan niệm lẫn mức logic. Thông qua quá trình khảo sát và phân tích, nhóm đã mô hình hóa được cấu trúc dữ liệu tổng thể của hệ thống PetCareX, đảm bảo phản ánh đúng nhu cầu vận hành thực tế của trung tâm chăm sóc thú cưng.</w:t>
      </w:r>
    </w:p>
    <w:p w14:paraId="4E02B247" w14:textId="77777777" w:rsidR="00A44ABB" w:rsidRPr="00B65D00" w:rsidRDefault="00A44ABB" w:rsidP="00EC581E">
      <w:pPr>
        <w:pStyle w:val="NormalWeb"/>
        <w:spacing w:line="276" w:lineRule="auto"/>
        <w:rPr>
          <w:sz w:val="26"/>
          <w:szCs w:val="26"/>
        </w:rPr>
      </w:pPr>
      <w:r w:rsidRPr="00B65D00">
        <w:rPr>
          <w:sz w:val="26"/>
          <w:szCs w:val="26"/>
        </w:rPr>
        <w:t>Mô hình dữ liệu mức quan niệm (ERD) được xây dựng một cách trực quan, thể hiện đầy đủ các thực thể, thuộc tính và mối quan hệ quan trọng. Dựa trên đó, nhóm đã chuyển đổi sang mô hình dữ liệu mức logic với các bảng, khóa chính, khóa ngoại và ràng buộc toàn vẹn tương ứng. Việc chuẩn hóa lược đồ cũng giúp đảm bảo dữ liệu không dư thừa, hạn chế sai lệch và tăng tính nhất quán trong toàn hệ thống.</w:t>
      </w:r>
    </w:p>
    <w:p w14:paraId="587E3964" w14:textId="77777777" w:rsidR="00A44ABB" w:rsidRPr="00B65D00" w:rsidRDefault="00A44ABB" w:rsidP="00EC581E">
      <w:pPr>
        <w:pStyle w:val="NormalWeb"/>
        <w:spacing w:line="276" w:lineRule="auto"/>
        <w:rPr>
          <w:sz w:val="26"/>
          <w:szCs w:val="26"/>
        </w:rPr>
      </w:pPr>
      <w:r w:rsidRPr="00B65D00">
        <w:rPr>
          <w:sz w:val="26"/>
          <w:szCs w:val="26"/>
        </w:rPr>
        <w:t>Kết quả đạt được ở giai đoạn này đóng vai trò nền tảng vững chắc cho các bước phát triển tiếp theo. Mô hình dữ liệu rõ ràng giúp việc thiết kế mức vật lý, cài đặt cơ sở dữ liệu và xây dựng các chức năng ứng dụng ở giai đoạn sau trở nên dễ dàng, chính xác và hiệu quả hơn. Nhờ đó, hệ thống PetCareX có thể được triển khai theo hướng ổn định, mở rộng và đáp ứng tốt nhu cầu quản lý trong thực tế.</w:t>
      </w:r>
    </w:p>
    <w:p w14:paraId="56E5090F" w14:textId="77777777" w:rsidR="00EB2B91" w:rsidRDefault="00EB2B91" w:rsidP="00EB2B91">
      <w:pPr>
        <w:rPr>
          <w:sz w:val="32"/>
          <w:szCs w:val="32"/>
        </w:rPr>
      </w:pPr>
    </w:p>
    <w:p w14:paraId="392CE73E" w14:textId="77777777" w:rsidR="00EB2B91" w:rsidRDefault="00EB2B91" w:rsidP="00EB2B91">
      <w:pPr>
        <w:rPr>
          <w:sz w:val="32"/>
          <w:szCs w:val="32"/>
        </w:rPr>
      </w:pPr>
    </w:p>
    <w:p w14:paraId="1B7320B0" w14:textId="77777777" w:rsidR="00EB2B91" w:rsidRDefault="00EB2B91" w:rsidP="00EB2B91">
      <w:pPr>
        <w:rPr>
          <w:sz w:val="32"/>
          <w:szCs w:val="32"/>
        </w:rPr>
      </w:pPr>
    </w:p>
    <w:p w14:paraId="35520B12" w14:textId="77777777" w:rsidR="00EB2B91" w:rsidRDefault="00EB2B91" w:rsidP="00EB2B91">
      <w:pPr>
        <w:rPr>
          <w:sz w:val="32"/>
          <w:szCs w:val="32"/>
        </w:rPr>
      </w:pPr>
    </w:p>
    <w:p w14:paraId="633B1819" w14:textId="77777777" w:rsidR="00EB2B91" w:rsidRDefault="00EB2B91" w:rsidP="00EB2B91">
      <w:pPr>
        <w:rPr>
          <w:sz w:val="32"/>
          <w:szCs w:val="32"/>
        </w:rPr>
      </w:pPr>
    </w:p>
    <w:p w14:paraId="5BAE1F55" w14:textId="77777777" w:rsidR="00EB2B91" w:rsidRDefault="00EB2B91" w:rsidP="00EB2B91">
      <w:pPr>
        <w:rPr>
          <w:sz w:val="32"/>
          <w:szCs w:val="32"/>
        </w:rPr>
      </w:pPr>
    </w:p>
    <w:p w14:paraId="6B56A23C" w14:textId="77777777" w:rsidR="00EB2B91" w:rsidRDefault="00EB2B91" w:rsidP="00EB2B91">
      <w:pPr>
        <w:rPr>
          <w:sz w:val="32"/>
          <w:szCs w:val="32"/>
        </w:rPr>
      </w:pPr>
    </w:p>
    <w:p w14:paraId="4E5DA0C4" w14:textId="77777777" w:rsidR="00EB2B91" w:rsidRDefault="00EB2B91" w:rsidP="00EB2B91">
      <w:pPr>
        <w:rPr>
          <w:sz w:val="32"/>
          <w:szCs w:val="32"/>
        </w:rPr>
      </w:pPr>
    </w:p>
    <w:p w14:paraId="462CF945" w14:textId="77777777" w:rsidR="00EB2B91" w:rsidRDefault="00EB2B91" w:rsidP="00EB2B91">
      <w:pPr>
        <w:rPr>
          <w:sz w:val="32"/>
          <w:szCs w:val="32"/>
        </w:rPr>
      </w:pPr>
    </w:p>
    <w:p w14:paraId="77288F3A" w14:textId="77777777" w:rsidR="00EB2B91" w:rsidRDefault="00EB2B91" w:rsidP="00EB2B91">
      <w:pPr>
        <w:rPr>
          <w:sz w:val="32"/>
          <w:szCs w:val="32"/>
        </w:rPr>
      </w:pPr>
    </w:p>
    <w:p w14:paraId="5AE0AC3A" w14:textId="77777777" w:rsidR="00EB2B91" w:rsidRDefault="00EB2B91" w:rsidP="00EB2B91">
      <w:pPr>
        <w:rPr>
          <w:sz w:val="32"/>
          <w:szCs w:val="32"/>
        </w:rPr>
      </w:pPr>
    </w:p>
    <w:p w14:paraId="35D89CAA" w14:textId="77777777" w:rsidR="00EB2B91" w:rsidRDefault="00EB2B91" w:rsidP="00EB2B91">
      <w:pPr>
        <w:rPr>
          <w:sz w:val="32"/>
          <w:szCs w:val="32"/>
        </w:rPr>
      </w:pPr>
    </w:p>
    <w:p w14:paraId="3F07DD99" w14:textId="77777777" w:rsidR="00EB2B91" w:rsidRDefault="00EB2B91" w:rsidP="00EB2B91">
      <w:pPr>
        <w:rPr>
          <w:sz w:val="32"/>
          <w:szCs w:val="32"/>
        </w:rPr>
      </w:pPr>
    </w:p>
    <w:p w14:paraId="75AE08E3" w14:textId="77777777" w:rsidR="00EB2B91" w:rsidRDefault="00EB2B91" w:rsidP="00EB2B91">
      <w:pPr>
        <w:rPr>
          <w:sz w:val="32"/>
          <w:szCs w:val="32"/>
        </w:rPr>
      </w:pPr>
    </w:p>
    <w:p w14:paraId="4C74F619" w14:textId="77777777" w:rsidR="00EC581E" w:rsidRPr="00EB2B91" w:rsidRDefault="00EC581E" w:rsidP="00EB2B91">
      <w:pPr>
        <w:rPr>
          <w:sz w:val="32"/>
          <w:szCs w:val="32"/>
        </w:rPr>
      </w:pPr>
    </w:p>
    <w:p w14:paraId="76ACEF17" w14:textId="2A56CAC4" w:rsidR="00EB2B91" w:rsidRDefault="00EB2B91" w:rsidP="00430B51">
      <w:pPr>
        <w:pStyle w:val="ListParagraph"/>
        <w:numPr>
          <w:ilvl w:val="0"/>
          <w:numId w:val="1"/>
        </w:numPr>
        <w:spacing w:line="360" w:lineRule="auto"/>
        <w:outlineLvl w:val="0"/>
        <w:rPr>
          <w:b/>
          <w:bCs/>
          <w:sz w:val="32"/>
          <w:szCs w:val="32"/>
        </w:rPr>
      </w:pPr>
      <w:bookmarkStart w:id="29" w:name="_Toc215516526"/>
      <w:r>
        <w:rPr>
          <w:b/>
          <w:bCs/>
          <w:sz w:val="32"/>
          <w:szCs w:val="32"/>
        </w:rPr>
        <w:lastRenderedPageBreak/>
        <w:t xml:space="preserve">Tài </w:t>
      </w:r>
      <w:r w:rsidR="00EF1C19">
        <w:rPr>
          <w:b/>
          <w:bCs/>
          <w:sz w:val="32"/>
          <w:szCs w:val="32"/>
        </w:rPr>
        <w:t>liệu tham khảo</w:t>
      </w:r>
      <w:bookmarkEnd w:id="29"/>
    </w:p>
    <w:bookmarkEnd w:id="0"/>
    <w:p w14:paraId="1039080D" w14:textId="4FF2232F" w:rsidR="00F3207D" w:rsidRDefault="005D7802" w:rsidP="005D7802">
      <w:pPr>
        <w:ind w:left="360"/>
      </w:pPr>
      <w:r>
        <w:t xml:space="preserve">[1]. </w:t>
      </w:r>
      <w:r w:rsidR="00B65D00">
        <w:t xml:space="preserve">Silde </w:t>
      </w:r>
      <w:r w:rsidR="0054623F">
        <w:t xml:space="preserve">môn </w:t>
      </w:r>
      <w:r w:rsidR="00B650F4">
        <w:t>CSDLNC</w:t>
      </w:r>
    </w:p>
    <w:p w14:paraId="73DF3FC9" w14:textId="7993AE91" w:rsidR="00B650F4" w:rsidRDefault="005D7802" w:rsidP="005D7802">
      <w:pPr>
        <w:ind w:left="360"/>
      </w:pPr>
      <w:r>
        <w:t xml:space="preserve">[2]. </w:t>
      </w:r>
      <w:r w:rsidR="00B650F4" w:rsidRPr="00B650F4">
        <w:t>Database Systems: Design, Implementation, and Management</w:t>
      </w:r>
    </w:p>
    <w:sectPr w:rsidR="00B650F4" w:rsidSect="000C080A">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89F44" w14:textId="77777777" w:rsidR="009F6589" w:rsidRDefault="009F6589" w:rsidP="008D6B8F">
      <w:r>
        <w:separator/>
      </w:r>
    </w:p>
  </w:endnote>
  <w:endnote w:type="continuationSeparator" w:id="0">
    <w:p w14:paraId="2991947F" w14:textId="77777777" w:rsidR="009F6589" w:rsidRDefault="009F6589" w:rsidP="008D6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bangkok">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4528" w14:textId="77777777" w:rsidR="00F3207D" w:rsidRDefault="00F3207D">
    <w:pPr>
      <w:pStyle w:val="Footer"/>
      <w:jc w:val="right"/>
    </w:pPr>
    <w:r>
      <w:t>Page|</w:t>
    </w:r>
    <w:r>
      <w:fldChar w:fldCharType="begin"/>
    </w:r>
    <w:r>
      <w:instrText xml:space="preserve"> PAGE   \* MERGEFORMAT </w:instrText>
    </w:r>
    <w:r>
      <w:fldChar w:fldCharType="separate"/>
    </w:r>
    <w:r>
      <w:rPr>
        <w:noProof/>
      </w:rPr>
      <w:t>2</w:t>
    </w:r>
    <w:r>
      <w:rPr>
        <w:noProof/>
      </w:rPr>
      <w:fldChar w:fldCharType="end"/>
    </w:r>
  </w:p>
  <w:p w14:paraId="2B7EFFC7" w14:textId="77777777" w:rsidR="00F3207D" w:rsidRDefault="00F320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41976" w14:textId="77777777" w:rsidR="009F6589" w:rsidRDefault="009F6589" w:rsidP="008D6B8F">
      <w:r>
        <w:separator/>
      </w:r>
    </w:p>
  </w:footnote>
  <w:footnote w:type="continuationSeparator" w:id="0">
    <w:p w14:paraId="0FB4ECD0" w14:textId="77777777" w:rsidR="009F6589" w:rsidRDefault="009F6589" w:rsidP="008D6B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F5FF0" w14:textId="77777777" w:rsidR="00F3207D" w:rsidRDefault="00F3207D">
    <w:pPr>
      <w:pStyle w:val="Header"/>
      <w:jc w:val="center"/>
    </w:pPr>
  </w:p>
  <w:p w14:paraId="7C1068C7" w14:textId="77777777" w:rsidR="00F3207D" w:rsidRDefault="00F320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A1E"/>
    <w:multiLevelType w:val="hybridMultilevel"/>
    <w:tmpl w:val="874C06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8504D"/>
    <w:multiLevelType w:val="hybridMultilevel"/>
    <w:tmpl w:val="4FEC9AFE"/>
    <w:lvl w:ilvl="0" w:tplc="F35A4A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08757D"/>
    <w:multiLevelType w:val="multilevel"/>
    <w:tmpl w:val="765C32C4"/>
    <w:lvl w:ilvl="0">
      <w:start w:val="2"/>
      <w:numFmt w:val="bullet"/>
      <w:lvlText w:val="-"/>
      <w:lvlJc w:val="left"/>
      <w:pPr>
        <w:tabs>
          <w:tab w:val="num" w:pos="1080"/>
        </w:tabs>
        <w:ind w:left="1080" w:hanging="360"/>
      </w:pPr>
      <w:rPr>
        <w:rFonts w:ascii="Times New Roman" w:eastAsiaTheme="majorEastAsia" w:hAnsi="Times New Roman" w:cs="Times New Roman" w:hint="default"/>
        <w:b/>
        <w:bCs w:val="0"/>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A196BD6"/>
    <w:multiLevelType w:val="hybridMultilevel"/>
    <w:tmpl w:val="823CA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C675F"/>
    <w:multiLevelType w:val="multilevel"/>
    <w:tmpl w:val="92EE34FC"/>
    <w:lvl w:ilvl="0">
      <w:start w:val="1"/>
      <w:numFmt w:val="decimal"/>
      <w:lvlText w:val="%1."/>
      <w:lvlJc w:val="left"/>
      <w:pPr>
        <w:ind w:left="360" w:hanging="360"/>
      </w:pPr>
      <w:rPr>
        <w:rFonts w:hint="default"/>
        <w:sz w:val="32"/>
        <w:szCs w:val="32"/>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20743325"/>
    <w:multiLevelType w:val="hybridMultilevel"/>
    <w:tmpl w:val="56788DCE"/>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25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32C5615A"/>
    <w:multiLevelType w:val="multilevel"/>
    <w:tmpl w:val="176E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834A5"/>
    <w:multiLevelType w:val="hybridMultilevel"/>
    <w:tmpl w:val="A5147E2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C6E7615"/>
    <w:multiLevelType w:val="hybridMultilevel"/>
    <w:tmpl w:val="8E98F1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FCC05B6"/>
    <w:multiLevelType w:val="hybridMultilevel"/>
    <w:tmpl w:val="E564F2B2"/>
    <w:lvl w:ilvl="0" w:tplc="AD0C2166">
      <w:start w:val="2"/>
      <w:numFmt w:val="bullet"/>
      <w:lvlText w:val="-"/>
      <w:lvlJc w:val="left"/>
      <w:pPr>
        <w:ind w:left="1080" w:hanging="360"/>
      </w:pPr>
      <w:rPr>
        <w:rFonts w:ascii="Times New Roman" w:eastAsiaTheme="majorEastAsia" w:hAnsi="Times New Roman" w:cs="Times New Roman"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1154F39"/>
    <w:multiLevelType w:val="hybridMultilevel"/>
    <w:tmpl w:val="74625002"/>
    <w:lvl w:ilvl="0" w:tplc="B5F2959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646EC2"/>
    <w:multiLevelType w:val="multilevel"/>
    <w:tmpl w:val="D358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F70B5"/>
    <w:multiLevelType w:val="multilevel"/>
    <w:tmpl w:val="31D6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561D0"/>
    <w:multiLevelType w:val="hybridMultilevel"/>
    <w:tmpl w:val="50CAE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AA558B"/>
    <w:multiLevelType w:val="hybridMultilevel"/>
    <w:tmpl w:val="059A4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38333B"/>
    <w:multiLevelType w:val="hybridMultilevel"/>
    <w:tmpl w:val="38824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272BAD"/>
    <w:multiLevelType w:val="hybridMultilevel"/>
    <w:tmpl w:val="A9C21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E0E4D7C"/>
    <w:multiLevelType w:val="hybridMultilevel"/>
    <w:tmpl w:val="0AE68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7D16AB"/>
    <w:multiLevelType w:val="hybridMultilevel"/>
    <w:tmpl w:val="C04A68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90D407D"/>
    <w:multiLevelType w:val="hybridMultilevel"/>
    <w:tmpl w:val="7D826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462F85"/>
    <w:multiLevelType w:val="hybridMultilevel"/>
    <w:tmpl w:val="48A412C4"/>
    <w:lvl w:ilvl="0" w:tplc="AD0C2166">
      <w:start w:val="2"/>
      <w:numFmt w:val="bullet"/>
      <w:lvlText w:val="-"/>
      <w:lvlJc w:val="left"/>
      <w:pPr>
        <w:ind w:left="1080" w:hanging="360"/>
      </w:pPr>
      <w:rPr>
        <w:rFonts w:ascii="Times New Roman" w:eastAsiaTheme="majorEastAsia" w:hAnsi="Times New Roman" w:cs="Times New Roman"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68504294">
    <w:abstractNumId w:val="4"/>
  </w:num>
  <w:num w:numId="2" w16cid:durableId="1390035433">
    <w:abstractNumId w:val="7"/>
  </w:num>
  <w:num w:numId="3" w16cid:durableId="1669283620">
    <w:abstractNumId w:val="1"/>
  </w:num>
  <w:num w:numId="4" w16cid:durableId="1399211862">
    <w:abstractNumId w:val="14"/>
  </w:num>
  <w:num w:numId="5" w16cid:durableId="1572230233">
    <w:abstractNumId w:val="5"/>
  </w:num>
  <w:num w:numId="6" w16cid:durableId="552624527">
    <w:abstractNumId w:val="12"/>
  </w:num>
  <w:num w:numId="7" w16cid:durableId="909537587">
    <w:abstractNumId w:val="18"/>
  </w:num>
  <w:num w:numId="8" w16cid:durableId="1261135373">
    <w:abstractNumId w:val="8"/>
  </w:num>
  <w:num w:numId="9" w16cid:durableId="1186554315">
    <w:abstractNumId w:val="16"/>
  </w:num>
  <w:num w:numId="10" w16cid:durableId="483664956">
    <w:abstractNumId w:val="10"/>
  </w:num>
  <w:num w:numId="11" w16cid:durableId="1217661700">
    <w:abstractNumId w:val="9"/>
  </w:num>
  <w:num w:numId="12" w16cid:durableId="1145196925">
    <w:abstractNumId w:val="20"/>
  </w:num>
  <w:num w:numId="13" w16cid:durableId="274334254">
    <w:abstractNumId w:val="2"/>
  </w:num>
  <w:num w:numId="14" w16cid:durableId="1298341905">
    <w:abstractNumId w:val="6"/>
  </w:num>
  <w:num w:numId="15" w16cid:durableId="1719428275">
    <w:abstractNumId w:val="15"/>
  </w:num>
  <w:num w:numId="16" w16cid:durableId="949699676">
    <w:abstractNumId w:val="11"/>
  </w:num>
  <w:num w:numId="17" w16cid:durableId="1377511946">
    <w:abstractNumId w:val="0"/>
  </w:num>
  <w:num w:numId="18" w16cid:durableId="454177794">
    <w:abstractNumId w:val="19"/>
  </w:num>
  <w:num w:numId="19" w16cid:durableId="1965772618">
    <w:abstractNumId w:val="3"/>
  </w:num>
  <w:num w:numId="20" w16cid:durableId="1550603385">
    <w:abstractNumId w:val="13"/>
  </w:num>
  <w:num w:numId="21" w16cid:durableId="5464535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07D"/>
    <w:rsid w:val="0000282A"/>
    <w:rsid w:val="00002B86"/>
    <w:rsid w:val="000065BC"/>
    <w:rsid w:val="00007EA0"/>
    <w:rsid w:val="00016BB9"/>
    <w:rsid w:val="0002058F"/>
    <w:rsid w:val="00023860"/>
    <w:rsid w:val="0004150C"/>
    <w:rsid w:val="000428A2"/>
    <w:rsid w:val="00045865"/>
    <w:rsid w:val="000472D9"/>
    <w:rsid w:val="000646E1"/>
    <w:rsid w:val="000733CF"/>
    <w:rsid w:val="00077FED"/>
    <w:rsid w:val="00083FB7"/>
    <w:rsid w:val="000B4BDA"/>
    <w:rsid w:val="000C080A"/>
    <w:rsid w:val="000C3980"/>
    <w:rsid w:val="000C3C4E"/>
    <w:rsid w:val="000D02B5"/>
    <w:rsid w:val="000E17EE"/>
    <w:rsid w:val="000E29D4"/>
    <w:rsid w:val="000E2CF0"/>
    <w:rsid w:val="000E529E"/>
    <w:rsid w:val="000F2331"/>
    <w:rsid w:val="000F3767"/>
    <w:rsid w:val="001028F0"/>
    <w:rsid w:val="001051B7"/>
    <w:rsid w:val="00107623"/>
    <w:rsid w:val="001101F2"/>
    <w:rsid w:val="001166FD"/>
    <w:rsid w:val="001321AE"/>
    <w:rsid w:val="00133E3B"/>
    <w:rsid w:val="00144C1B"/>
    <w:rsid w:val="00146C21"/>
    <w:rsid w:val="001555D1"/>
    <w:rsid w:val="00170AD1"/>
    <w:rsid w:val="00171664"/>
    <w:rsid w:val="00174041"/>
    <w:rsid w:val="00184C28"/>
    <w:rsid w:val="00193982"/>
    <w:rsid w:val="00194DF9"/>
    <w:rsid w:val="001A1AFB"/>
    <w:rsid w:val="001B68D6"/>
    <w:rsid w:val="001B7AA8"/>
    <w:rsid w:val="001C25E7"/>
    <w:rsid w:val="001C3C34"/>
    <w:rsid w:val="001D38B6"/>
    <w:rsid w:val="001E1EBE"/>
    <w:rsid w:val="001E4CE8"/>
    <w:rsid w:val="001F1DE9"/>
    <w:rsid w:val="001F7060"/>
    <w:rsid w:val="00203B40"/>
    <w:rsid w:val="00206D41"/>
    <w:rsid w:val="00207BF6"/>
    <w:rsid w:val="00207FBF"/>
    <w:rsid w:val="00216EF2"/>
    <w:rsid w:val="00220B2E"/>
    <w:rsid w:val="002308F8"/>
    <w:rsid w:val="0023164A"/>
    <w:rsid w:val="002464C8"/>
    <w:rsid w:val="00256CF9"/>
    <w:rsid w:val="002618C2"/>
    <w:rsid w:val="0027136F"/>
    <w:rsid w:val="00274526"/>
    <w:rsid w:val="00276C95"/>
    <w:rsid w:val="00280717"/>
    <w:rsid w:val="00280EB6"/>
    <w:rsid w:val="00282824"/>
    <w:rsid w:val="00282B62"/>
    <w:rsid w:val="00282DDE"/>
    <w:rsid w:val="00292B55"/>
    <w:rsid w:val="002A726D"/>
    <w:rsid w:val="002B4439"/>
    <w:rsid w:val="002B57C0"/>
    <w:rsid w:val="002B7EFE"/>
    <w:rsid w:val="002D48BB"/>
    <w:rsid w:val="002E0EA9"/>
    <w:rsid w:val="002E39AF"/>
    <w:rsid w:val="00302F77"/>
    <w:rsid w:val="0030360D"/>
    <w:rsid w:val="00307023"/>
    <w:rsid w:val="0030763F"/>
    <w:rsid w:val="00313B0A"/>
    <w:rsid w:val="00314951"/>
    <w:rsid w:val="00315C82"/>
    <w:rsid w:val="003204B7"/>
    <w:rsid w:val="00324993"/>
    <w:rsid w:val="003264EA"/>
    <w:rsid w:val="00327416"/>
    <w:rsid w:val="00330935"/>
    <w:rsid w:val="003379DE"/>
    <w:rsid w:val="00360904"/>
    <w:rsid w:val="003644C0"/>
    <w:rsid w:val="00364DAD"/>
    <w:rsid w:val="00374AD9"/>
    <w:rsid w:val="0037657B"/>
    <w:rsid w:val="00382195"/>
    <w:rsid w:val="003A295D"/>
    <w:rsid w:val="003A67C7"/>
    <w:rsid w:val="003B01C1"/>
    <w:rsid w:val="003B37AD"/>
    <w:rsid w:val="003B3E25"/>
    <w:rsid w:val="003C00C0"/>
    <w:rsid w:val="003C4003"/>
    <w:rsid w:val="003C5DD8"/>
    <w:rsid w:val="003C7CC6"/>
    <w:rsid w:val="003E060B"/>
    <w:rsid w:val="003E40A7"/>
    <w:rsid w:val="003E422F"/>
    <w:rsid w:val="00427E18"/>
    <w:rsid w:val="00430B51"/>
    <w:rsid w:val="00431C05"/>
    <w:rsid w:val="00440D77"/>
    <w:rsid w:val="004444EB"/>
    <w:rsid w:val="004450AD"/>
    <w:rsid w:val="004571FC"/>
    <w:rsid w:val="0046416E"/>
    <w:rsid w:val="00465D6C"/>
    <w:rsid w:val="00467BA6"/>
    <w:rsid w:val="00472F6E"/>
    <w:rsid w:val="00473BCD"/>
    <w:rsid w:val="00474499"/>
    <w:rsid w:val="00481DFD"/>
    <w:rsid w:val="00481F74"/>
    <w:rsid w:val="00482474"/>
    <w:rsid w:val="004830B2"/>
    <w:rsid w:val="004860D0"/>
    <w:rsid w:val="00492373"/>
    <w:rsid w:val="004A0929"/>
    <w:rsid w:val="004A793A"/>
    <w:rsid w:val="004B3DDD"/>
    <w:rsid w:val="004B5E8B"/>
    <w:rsid w:val="004C25BD"/>
    <w:rsid w:val="004C7943"/>
    <w:rsid w:val="004D0D84"/>
    <w:rsid w:val="004D44B5"/>
    <w:rsid w:val="004E13E4"/>
    <w:rsid w:val="004E2A72"/>
    <w:rsid w:val="004E778C"/>
    <w:rsid w:val="004F3BB5"/>
    <w:rsid w:val="004F4A25"/>
    <w:rsid w:val="005012C7"/>
    <w:rsid w:val="005236A1"/>
    <w:rsid w:val="00526A94"/>
    <w:rsid w:val="00531B16"/>
    <w:rsid w:val="005341A6"/>
    <w:rsid w:val="00534631"/>
    <w:rsid w:val="005355B1"/>
    <w:rsid w:val="005355DE"/>
    <w:rsid w:val="0054294B"/>
    <w:rsid w:val="00542B04"/>
    <w:rsid w:val="0054623F"/>
    <w:rsid w:val="00551BF6"/>
    <w:rsid w:val="00557AC3"/>
    <w:rsid w:val="00566091"/>
    <w:rsid w:val="0057587A"/>
    <w:rsid w:val="0057631F"/>
    <w:rsid w:val="00586611"/>
    <w:rsid w:val="005A4536"/>
    <w:rsid w:val="005B19DB"/>
    <w:rsid w:val="005B7F20"/>
    <w:rsid w:val="005C5766"/>
    <w:rsid w:val="005C7860"/>
    <w:rsid w:val="005D7802"/>
    <w:rsid w:val="005E3D9A"/>
    <w:rsid w:val="005E5EC6"/>
    <w:rsid w:val="005E6AF9"/>
    <w:rsid w:val="005F2C5D"/>
    <w:rsid w:val="005F2F80"/>
    <w:rsid w:val="005F46D7"/>
    <w:rsid w:val="00602701"/>
    <w:rsid w:val="00604080"/>
    <w:rsid w:val="00637678"/>
    <w:rsid w:val="006420C0"/>
    <w:rsid w:val="00645990"/>
    <w:rsid w:val="00646A8B"/>
    <w:rsid w:val="00651068"/>
    <w:rsid w:val="00674D84"/>
    <w:rsid w:val="0068056D"/>
    <w:rsid w:val="00682EC2"/>
    <w:rsid w:val="006A33E7"/>
    <w:rsid w:val="006A6F10"/>
    <w:rsid w:val="006A7DC2"/>
    <w:rsid w:val="006C4D3A"/>
    <w:rsid w:val="006D2D03"/>
    <w:rsid w:val="006D6385"/>
    <w:rsid w:val="006F3E29"/>
    <w:rsid w:val="006F4D08"/>
    <w:rsid w:val="006F7F87"/>
    <w:rsid w:val="007005A8"/>
    <w:rsid w:val="00702DB6"/>
    <w:rsid w:val="00706D7A"/>
    <w:rsid w:val="00707778"/>
    <w:rsid w:val="00712A60"/>
    <w:rsid w:val="00716AB0"/>
    <w:rsid w:val="00721406"/>
    <w:rsid w:val="007354A8"/>
    <w:rsid w:val="007371C5"/>
    <w:rsid w:val="00743358"/>
    <w:rsid w:val="00750D6C"/>
    <w:rsid w:val="00760F16"/>
    <w:rsid w:val="0077422D"/>
    <w:rsid w:val="007751DE"/>
    <w:rsid w:val="00775777"/>
    <w:rsid w:val="00781E9E"/>
    <w:rsid w:val="00782878"/>
    <w:rsid w:val="0078414D"/>
    <w:rsid w:val="007863C6"/>
    <w:rsid w:val="00794B84"/>
    <w:rsid w:val="007A57F7"/>
    <w:rsid w:val="007A5C8E"/>
    <w:rsid w:val="007B2324"/>
    <w:rsid w:val="007B3FA9"/>
    <w:rsid w:val="007C14D4"/>
    <w:rsid w:val="007C3240"/>
    <w:rsid w:val="007D7C1E"/>
    <w:rsid w:val="007E15D3"/>
    <w:rsid w:val="007E5AC3"/>
    <w:rsid w:val="007F117C"/>
    <w:rsid w:val="007F210A"/>
    <w:rsid w:val="00802739"/>
    <w:rsid w:val="0081345D"/>
    <w:rsid w:val="00815F96"/>
    <w:rsid w:val="0081608E"/>
    <w:rsid w:val="00822472"/>
    <w:rsid w:val="00824FA6"/>
    <w:rsid w:val="00830183"/>
    <w:rsid w:val="008335B8"/>
    <w:rsid w:val="00833886"/>
    <w:rsid w:val="00834595"/>
    <w:rsid w:val="00834A94"/>
    <w:rsid w:val="008411D6"/>
    <w:rsid w:val="00846B5E"/>
    <w:rsid w:val="00853C96"/>
    <w:rsid w:val="00856DEB"/>
    <w:rsid w:val="00876349"/>
    <w:rsid w:val="008932AC"/>
    <w:rsid w:val="008A72A9"/>
    <w:rsid w:val="008A745A"/>
    <w:rsid w:val="008A7CE5"/>
    <w:rsid w:val="008B43A1"/>
    <w:rsid w:val="008B493F"/>
    <w:rsid w:val="008B7079"/>
    <w:rsid w:val="008C07AE"/>
    <w:rsid w:val="008C34F2"/>
    <w:rsid w:val="008C7C2F"/>
    <w:rsid w:val="008C7E6A"/>
    <w:rsid w:val="008C7F14"/>
    <w:rsid w:val="008D61CD"/>
    <w:rsid w:val="008D6B8F"/>
    <w:rsid w:val="008E264D"/>
    <w:rsid w:val="008E4D8C"/>
    <w:rsid w:val="008E500C"/>
    <w:rsid w:val="00900099"/>
    <w:rsid w:val="00902723"/>
    <w:rsid w:val="009051F7"/>
    <w:rsid w:val="00913B4B"/>
    <w:rsid w:val="00915C24"/>
    <w:rsid w:val="00917A03"/>
    <w:rsid w:val="00920B3D"/>
    <w:rsid w:val="00926018"/>
    <w:rsid w:val="00954A30"/>
    <w:rsid w:val="009633E4"/>
    <w:rsid w:val="009646D1"/>
    <w:rsid w:val="00966677"/>
    <w:rsid w:val="00967465"/>
    <w:rsid w:val="00985814"/>
    <w:rsid w:val="00991477"/>
    <w:rsid w:val="009A0EFE"/>
    <w:rsid w:val="009A7C63"/>
    <w:rsid w:val="009C2F39"/>
    <w:rsid w:val="009D226A"/>
    <w:rsid w:val="009E566B"/>
    <w:rsid w:val="009F0D3F"/>
    <w:rsid w:val="009F5248"/>
    <w:rsid w:val="009F6508"/>
    <w:rsid w:val="009F6589"/>
    <w:rsid w:val="00A0132A"/>
    <w:rsid w:val="00A02C7E"/>
    <w:rsid w:val="00A0315F"/>
    <w:rsid w:val="00A12AB4"/>
    <w:rsid w:val="00A146EE"/>
    <w:rsid w:val="00A20D21"/>
    <w:rsid w:val="00A22868"/>
    <w:rsid w:val="00A2751E"/>
    <w:rsid w:val="00A32078"/>
    <w:rsid w:val="00A44ABB"/>
    <w:rsid w:val="00A45AB6"/>
    <w:rsid w:val="00A50118"/>
    <w:rsid w:val="00A525A5"/>
    <w:rsid w:val="00A54DD7"/>
    <w:rsid w:val="00A80AAF"/>
    <w:rsid w:val="00A94530"/>
    <w:rsid w:val="00AA39E3"/>
    <w:rsid w:val="00AA403B"/>
    <w:rsid w:val="00AB137A"/>
    <w:rsid w:val="00AB2BB2"/>
    <w:rsid w:val="00AC2206"/>
    <w:rsid w:val="00AC7CC4"/>
    <w:rsid w:val="00AF55F2"/>
    <w:rsid w:val="00B03F1B"/>
    <w:rsid w:val="00B04D70"/>
    <w:rsid w:val="00B2701C"/>
    <w:rsid w:val="00B277E2"/>
    <w:rsid w:val="00B33152"/>
    <w:rsid w:val="00B33FA2"/>
    <w:rsid w:val="00B45045"/>
    <w:rsid w:val="00B46533"/>
    <w:rsid w:val="00B56FA8"/>
    <w:rsid w:val="00B57C71"/>
    <w:rsid w:val="00B650F4"/>
    <w:rsid w:val="00B65D00"/>
    <w:rsid w:val="00B82FA0"/>
    <w:rsid w:val="00B835A6"/>
    <w:rsid w:val="00B93014"/>
    <w:rsid w:val="00B93F7F"/>
    <w:rsid w:val="00B95945"/>
    <w:rsid w:val="00B96925"/>
    <w:rsid w:val="00BB088E"/>
    <w:rsid w:val="00BB4547"/>
    <w:rsid w:val="00BB4897"/>
    <w:rsid w:val="00BC1997"/>
    <w:rsid w:val="00BC3730"/>
    <w:rsid w:val="00BD2D8D"/>
    <w:rsid w:val="00BD48AB"/>
    <w:rsid w:val="00BF66D0"/>
    <w:rsid w:val="00C0491C"/>
    <w:rsid w:val="00C17729"/>
    <w:rsid w:val="00C205AF"/>
    <w:rsid w:val="00C23264"/>
    <w:rsid w:val="00C24667"/>
    <w:rsid w:val="00C31096"/>
    <w:rsid w:val="00C333F8"/>
    <w:rsid w:val="00C3369E"/>
    <w:rsid w:val="00C3478E"/>
    <w:rsid w:val="00C42427"/>
    <w:rsid w:val="00C44BF6"/>
    <w:rsid w:val="00C50E1F"/>
    <w:rsid w:val="00C61E26"/>
    <w:rsid w:val="00C6618D"/>
    <w:rsid w:val="00C90523"/>
    <w:rsid w:val="00C906F9"/>
    <w:rsid w:val="00C948BB"/>
    <w:rsid w:val="00CA4D6E"/>
    <w:rsid w:val="00CB0A09"/>
    <w:rsid w:val="00CB573D"/>
    <w:rsid w:val="00CB6F24"/>
    <w:rsid w:val="00CC6559"/>
    <w:rsid w:val="00CD21EE"/>
    <w:rsid w:val="00CE2AFE"/>
    <w:rsid w:val="00D004EE"/>
    <w:rsid w:val="00D1003C"/>
    <w:rsid w:val="00D1272A"/>
    <w:rsid w:val="00D2511D"/>
    <w:rsid w:val="00D324B5"/>
    <w:rsid w:val="00D36E3F"/>
    <w:rsid w:val="00D37474"/>
    <w:rsid w:val="00D5503F"/>
    <w:rsid w:val="00D64924"/>
    <w:rsid w:val="00D74900"/>
    <w:rsid w:val="00D76138"/>
    <w:rsid w:val="00D806CC"/>
    <w:rsid w:val="00D83F43"/>
    <w:rsid w:val="00D84B2A"/>
    <w:rsid w:val="00D85025"/>
    <w:rsid w:val="00D92FD8"/>
    <w:rsid w:val="00D945D2"/>
    <w:rsid w:val="00D959D5"/>
    <w:rsid w:val="00DA4665"/>
    <w:rsid w:val="00DA5452"/>
    <w:rsid w:val="00DA786D"/>
    <w:rsid w:val="00DB32C8"/>
    <w:rsid w:val="00DB57E0"/>
    <w:rsid w:val="00DE4F4E"/>
    <w:rsid w:val="00DE4FE9"/>
    <w:rsid w:val="00DF584C"/>
    <w:rsid w:val="00DF703B"/>
    <w:rsid w:val="00DF7E62"/>
    <w:rsid w:val="00E01821"/>
    <w:rsid w:val="00E1041A"/>
    <w:rsid w:val="00E139F5"/>
    <w:rsid w:val="00E166FB"/>
    <w:rsid w:val="00E23CB7"/>
    <w:rsid w:val="00E25733"/>
    <w:rsid w:val="00E259A9"/>
    <w:rsid w:val="00E3462C"/>
    <w:rsid w:val="00E364A6"/>
    <w:rsid w:val="00E54883"/>
    <w:rsid w:val="00E5581C"/>
    <w:rsid w:val="00E56330"/>
    <w:rsid w:val="00E57C30"/>
    <w:rsid w:val="00E66245"/>
    <w:rsid w:val="00E67ECB"/>
    <w:rsid w:val="00E703A0"/>
    <w:rsid w:val="00E7408C"/>
    <w:rsid w:val="00E762BA"/>
    <w:rsid w:val="00E76E8E"/>
    <w:rsid w:val="00E9099B"/>
    <w:rsid w:val="00EA4F61"/>
    <w:rsid w:val="00EB2B91"/>
    <w:rsid w:val="00EB43D9"/>
    <w:rsid w:val="00EC260E"/>
    <w:rsid w:val="00EC581E"/>
    <w:rsid w:val="00EC7F0E"/>
    <w:rsid w:val="00ED04A4"/>
    <w:rsid w:val="00ED351D"/>
    <w:rsid w:val="00ED4711"/>
    <w:rsid w:val="00ED7439"/>
    <w:rsid w:val="00EF1C19"/>
    <w:rsid w:val="00F22F31"/>
    <w:rsid w:val="00F233CA"/>
    <w:rsid w:val="00F27482"/>
    <w:rsid w:val="00F30091"/>
    <w:rsid w:val="00F3032C"/>
    <w:rsid w:val="00F3207D"/>
    <w:rsid w:val="00F33130"/>
    <w:rsid w:val="00F410B7"/>
    <w:rsid w:val="00F51158"/>
    <w:rsid w:val="00F52020"/>
    <w:rsid w:val="00F60CDC"/>
    <w:rsid w:val="00F64C01"/>
    <w:rsid w:val="00F80004"/>
    <w:rsid w:val="00F83863"/>
    <w:rsid w:val="00F87F5C"/>
    <w:rsid w:val="00F97A68"/>
    <w:rsid w:val="00FA05A7"/>
    <w:rsid w:val="00FA2886"/>
    <w:rsid w:val="00FA56F2"/>
    <w:rsid w:val="00FA680F"/>
    <w:rsid w:val="00FB038B"/>
    <w:rsid w:val="00FB3277"/>
    <w:rsid w:val="00FD1380"/>
    <w:rsid w:val="00FE109C"/>
    <w:rsid w:val="00FE2DCD"/>
    <w:rsid w:val="00FF4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A56F3"/>
  <w15:chartTrackingRefBased/>
  <w15:docId w15:val="{8CE66331-4863-4C76-B386-86FBBA32A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07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32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0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0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0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0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0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0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0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0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0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0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0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0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07D"/>
    <w:rPr>
      <w:rFonts w:ascii="Times New Roman" w:eastAsiaTheme="majorEastAsia" w:hAnsi="Times New Roman"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F3207D"/>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F3207D"/>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F3207D"/>
    <w:rPr>
      <w:rFonts w:ascii="Times New Roman" w:eastAsiaTheme="majorEastAsia" w:hAnsi="Times New Roman" w:cstheme="majorBidi"/>
      <w:color w:val="272727" w:themeColor="text1" w:themeTint="D8"/>
      <w:kern w:val="0"/>
      <w14:ligatures w14:val="none"/>
    </w:rPr>
  </w:style>
  <w:style w:type="paragraph" w:styleId="Title">
    <w:name w:val="Title"/>
    <w:basedOn w:val="Normal"/>
    <w:next w:val="Normal"/>
    <w:link w:val="TitleChar"/>
    <w:uiPriority w:val="10"/>
    <w:qFormat/>
    <w:rsid w:val="00F320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07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32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07D"/>
    <w:pPr>
      <w:spacing w:before="160"/>
      <w:jc w:val="center"/>
    </w:pPr>
    <w:rPr>
      <w:i/>
      <w:iCs/>
      <w:color w:val="404040" w:themeColor="text1" w:themeTint="BF"/>
    </w:rPr>
  </w:style>
  <w:style w:type="character" w:customStyle="1" w:styleId="QuoteChar">
    <w:name w:val="Quote Char"/>
    <w:basedOn w:val="DefaultParagraphFont"/>
    <w:link w:val="Quote"/>
    <w:uiPriority w:val="29"/>
    <w:rsid w:val="00F3207D"/>
    <w:rPr>
      <w:i/>
      <w:iCs/>
      <w:color w:val="404040" w:themeColor="text1" w:themeTint="BF"/>
    </w:rPr>
  </w:style>
  <w:style w:type="paragraph" w:styleId="ListParagraph">
    <w:name w:val="List Paragraph"/>
    <w:basedOn w:val="Normal"/>
    <w:uiPriority w:val="34"/>
    <w:qFormat/>
    <w:rsid w:val="00F3207D"/>
    <w:pPr>
      <w:ind w:left="720"/>
      <w:contextualSpacing/>
    </w:pPr>
  </w:style>
  <w:style w:type="character" w:styleId="IntenseEmphasis">
    <w:name w:val="Intense Emphasis"/>
    <w:basedOn w:val="DefaultParagraphFont"/>
    <w:uiPriority w:val="21"/>
    <w:qFormat/>
    <w:rsid w:val="00F3207D"/>
    <w:rPr>
      <w:i/>
      <w:iCs/>
      <w:color w:val="0F4761" w:themeColor="accent1" w:themeShade="BF"/>
    </w:rPr>
  </w:style>
  <w:style w:type="paragraph" w:styleId="IntenseQuote">
    <w:name w:val="Intense Quote"/>
    <w:basedOn w:val="Normal"/>
    <w:next w:val="Normal"/>
    <w:link w:val="IntenseQuoteChar"/>
    <w:uiPriority w:val="30"/>
    <w:qFormat/>
    <w:rsid w:val="00F32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07D"/>
    <w:rPr>
      <w:i/>
      <w:iCs/>
      <w:color w:val="0F4761" w:themeColor="accent1" w:themeShade="BF"/>
    </w:rPr>
  </w:style>
  <w:style w:type="character" w:styleId="IntenseReference">
    <w:name w:val="Intense Reference"/>
    <w:basedOn w:val="DefaultParagraphFont"/>
    <w:uiPriority w:val="32"/>
    <w:qFormat/>
    <w:rsid w:val="00F3207D"/>
    <w:rPr>
      <w:b/>
      <w:bCs/>
      <w:smallCaps/>
      <w:color w:val="0F4761" w:themeColor="accent1" w:themeShade="BF"/>
      <w:spacing w:val="5"/>
    </w:rPr>
  </w:style>
  <w:style w:type="paragraph" w:styleId="Header">
    <w:name w:val="header"/>
    <w:basedOn w:val="Normal"/>
    <w:link w:val="HeaderChar"/>
    <w:uiPriority w:val="99"/>
    <w:rsid w:val="00F3207D"/>
    <w:pPr>
      <w:tabs>
        <w:tab w:val="center" w:pos="4320"/>
        <w:tab w:val="right" w:pos="8640"/>
      </w:tabs>
    </w:pPr>
  </w:style>
  <w:style w:type="character" w:customStyle="1" w:styleId="HeaderChar">
    <w:name w:val="Header Char"/>
    <w:basedOn w:val="DefaultParagraphFont"/>
    <w:link w:val="Header"/>
    <w:uiPriority w:val="99"/>
    <w:rsid w:val="00F3207D"/>
    <w:rPr>
      <w:rFonts w:ascii="Times New Roman" w:eastAsia="Times New Roman" w:hAnsi="Times New Roman" w:cs="Times New Roman"/>
      <w:kern w:val="0"/>
      <w14:ligatures w14:val="none"/>
    </w:rPr>
  </w:style>
  <w:style w:type="paragraph" w:styleId="Footer">
    <w:name w:val="footer"/>
    <w:basedOn w:val="Normal"/>
    <w:link w:val="FooterChar"/>
    <w:uiPriority w:val="99"/>
    <w:rsid w:val="00F3207D"/>
    <w:pPr>
      <w:tabs>
        <w:tab w:val="center" w:pos="4320"/>
        <w:tab w:val="right" w:pos="8640"/>
      </w:tabs>
    </w:pPr>
  </w:style>
  <w:style w:type="character" w:customStyle="1" w:styleId="FooterChar">
    <w:name w:val="Footer Char"/>
    <w:basedOn w:val="DefaultParagraphFont"/>
    <w:link w:val="Footer"/>
    <w:uiPriority w:val="99"/>
    <w:rsid w:val="00F3207D"/>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F3207D"/>
    <w:pPr>
      <w:spacing w:before="240" w:after="0" w:line="259" w:lineRule="auto"/>
      <w:outlineLvl w:val="9"/>
    </w:pPr>
    <w:rPr>
      <w:rFonts w:ascii="Aptos Display" w:eastAsia="Times New Roman" w:hAnsi="Aptos Display" w:cs="Times New Roman"/>
      <w:color w:val="0F4761"/>
      <w:sz w:val="32"/>
      <w:szCs w:val="32"/>
    </w:rPr>
  </w:style>
  <w:style w:type="paragraph" w:styleId="TOC1">
    <w:name w:val="toc 1"/>
    <w:basedOn w:val="Normal"/>
    <w:next w:val="Normal"/>
    <w:autoRedefine/>
    <w:uiPriority w:val="39"/>
    <w:rsid w:val="00F3207D"/>
    <w:pPr>
      <w:tabs>
        <w:tab w:val="right" w:leader="dot" w:pos="9678"/>
      </w:tabs>
    </w:pPr>
    <w:rPr>
      <w:b/>
      <w:bCs/>
      <w:noProof/>
      <w:sz w:val="32"/>
      <w:szCs w:val="32"/>
    </w:rPr>
  </w:style>
  <w:style w:type="character" w:styleId="Hyperlink">
    <w:name w:val="Hyperlink"/>
    <w:uiPriority w:val="99"/>
    <w:unhideWhenUsed/>
    <w:rsid w:val="00F3207D"/>
    <w:rPr>
      <w:color w:val="467886"/>
      <w:u w:val="single"/>
    </w:rPr>
  </w:style>
  <w:style w:type="character" w:styleId="Strong">
    <w:name w:val="Strong"/>
    <w:uiPriority w:val="22"/>
    <w:qFormat/>
    <w:rsid w:val="00F3207D"/>
    <w:rPr>
      <w:b/>
      <w:bCs/>
    </w:rPr>
  </w:style>
  <w:style w:type="table" w:styleId="TableGrid">
    <w:name w:val="Table Grid"/>
    <w:basedOn w:val="TableNormal"/>
    <w:uiPriority w:val="39"/>
    <w:rsid w:val="00F32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3207D"/>
    <w:pPr>
      <w:spacing w:before="100" w:beforeAutospacing="1" w:after="100" w:afterAutospacing="1"/>
    </w:pPr>
  </w:style>
  <w:style w:type="paragraph" w:styleId="TOC2">
    <w:name w:val="toc 2"/>
    <w:basedOn w:val="Normal"/>
    <w:next w:val="Normal"/>
    <w:autoRedefine/>
    <w:uiPriority w:val="39"/>
    <w:unhideWhenUsed/>
    <w:rsid w:val="002618C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E7F83-1E9E-4C28-A836-D5F5AC07A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Pages>
  <Words>3267</Words>
  <Characters>18628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21852</CharactersWithSpaces>
  <SharedDoc>false</SharedDoc>
  <HLinks>
    <vt:vector size="156" baseType="variant">
      <vt:variant>
        <vt:i4>1179697</vt:i4>
      </vt:variant>
      <vt:variant>
        <vt:i4>152</vt:i4>
      </vt:variant>
      <vt:variant>
        <vt:i4>0</vt:i4>
      </vt:variant>
      <vt:variant>
        <vt:i4>5</vt:i4>
      </vt:variant>
      <vt:variant>
        <vt:lpwstr/>
      </vt:variant>
      <vt:variant>
        <vt:lpwstr>_Toc215434545</vt:lpwstr>
      </vt:variant>
      <vt:variant>
        <vt:i4>1179697</vt:i4>
      </vt:variant>
      <vt:variant>
        <vt:i4>146</vt:i4>
      </vt:variant>
      <vt:variant>
        <vt:i4>0</vt:i4>
      </vt:variant>
      <vt:variant>
        <vt:i4>5</vt:i4>
      </vt:variant>
      <vt:variant>
        <vt:lpwstr/>
      </vt:variant>
      <vt:variant>
        <vt:lpwstr>_Toc215434544</vt:lpwstr>
      </vt:variant>
      <vt:variant>
        <vt:i4>1179697</vt:i4>
      </vt:variant>
      <vt:variant>
        <vt:i4>140</vt:i4>
      </vt:variant>
      <vt:variant>
        <vt:i4>0</vt:i4>
      </vt:variant>
      <vt:variant>
        <vt:i4>5</vt:i4>
      </vt:variant>
      <vt:variant>
        <vt:lpwstr/>
      </vt:variant>
      <vt:variant>
        <vt:lpwstr>_Toc215434543</vt:lpwstr>
      </vt:variant>
      <vt:variant>
        <vt:i4>1179697</vt:i4>
      </vt:variant>
      <vt:variant>
        <vt:i4>134</vt:i4>
      </vt:variant>
      <vt:variant>
        <vt:i4>0</vt:i4>
      </vt:variant>
      <vt:variant>
        <vt:i4>5</vt:i4>
      </vt:variant>
      <vt:variant>
        <vt:lpwstr/>
      </vt:variant>
      <vt:variant>
        <vt:lpwstr>_Toc215434542</vt:lpwstr>
      </vt:variant>
      <vt:variant>
        <vt:i4>1179697</vt:i4>
      </vt:variant>
      <vt:variant>
        <vt:i4>128</vt:i4>
      </vt:variant>
      <vt:variant>
        <vt:i4>0</vt:i4>
      </vt:variant>
      <vt:variant>
        <vt:i4>5</vt:i4>
      </vt:variant>
      <vt:variant>
        <vt:lpwstr/>
      </vt:variant>
      <vt:variant>
        <vt:lpwstr>_Toc215434541</vt:lpwstr>
      </vt:variant>
      <vt:variant>
        <vt:i4>1179697</vt:i4>
      </vt:variant>
      <vt:variant>
        <vt:i4>122</vt:i4>
      </vt:variant>
      <vt:variant>
        <vt:i4>0</vt:i4>
      </vt:variant>
      <vt:variant>
        <vt:i4>5</vt:i4>
      </vt:variant>
      <vt:variant>
        <vt:lpwstr/>
      </vt:variant>
      <vt:variant>
        <vt:lpwstr>_Toc215434540</vt:lpwstr>
      </vt:variant>
      <vt:variant>
        <vt:i4>1376305</vt:i4>
      </vt:variant>
      <vt:variant>
        <vt:i4>116</vt:i4>
      </vt:variant>
      <vt:variant>
        <vt:i4>0</vt:i4>
      </vt:variant>
      <vt:variant>
        <vt:i4>5</vt:i4>
      </vt:variant>
      <vt:variant>
        <vt:lpwstr/>
      </vt:variant>
      <vt:variant>
        <vt:lpwstr>_Toc215434539</vt:lpwstr>
      </vt:variant>
      <vt:variant>
        <vt:i4>1376305</vt:i4>
      </vt:variant>
      <vt:variant>
        <vt:i4>110</vt:i4>
      </vt:variant>
      <vt:variant>
        <vt:i4>0</vt:i4>
      </vt:variant>
      <vt:variant>
        <vt:i4>5</vt:i4>
      </vt:variant>
      <vt:variant>
        <vt:lpwstr/>
      </vt:variant>
      <vt:variant>
        <vt:lpwstr>_Toc215434538</vt:lpwstr>
      </vt:variant>
      <vt:variant>
        <vt:i4>1376305</vt:i4>
      </vt:variant>
      <vt:variant>
        <vt:i4>104</vt:i4>
      </vt:variant>
      <vt:variant>
        <vt:i4>0</vt:i4>
      </vt:variant>
      <vt:variant>
        <vt:i4>5</vt:i4>
      </vt:variant>
      <vt:variant>
        <vt:lpwstr/>
      </vt:variant>
      <vt:variant>
        <vt:lpwstr>_Toc215434537</vt:lpwstr>
      </vt:variant>
      <vt:variant>
        <vt:i4>1376305</vt:i4>
      </vt:variant>
      <vt:variant>
        <vt:i4>98</vt:i4>
      </vt:variant>
      <vt:variant>
        <vt:i4>0</vt:i4>
      </vt:variant>
      <vt:variant>
        <vt:i4>5</vt:i4>
      </vt:variant>
      <vt:variant>
        <vt:lpwstr/>
      </vt:variant>
      <vt:variant>
        <vt:lpwstr>_Toc215434536</vt:lpwstr>
      </vt:variant>
      <vt:variant>
        <vt:i4>1376305</vt:i4>
      </vt:variant>
      <vt:variant>
        <vt:i4>92</vt:i4>
      </vt:variant>
      <vt:variant>
        <vt:i4>0</vt:i4>
      </vt:variant>
      <vt:variant>
        <vt:i4>5</vt:i4>
      </vt:variant>
      <vt:variant>
        <vt:lpwstr/>
      </vt:variant>
      <vt:variant>
        <vt:lpwstr>_Toc215434535</vt:lpwstr>
      </vt:variant>
      <vt:variant>
        <vt:i4>1376305</vt:i4>
      </vt:variant>
      <vt:variant>
        <vt:i4>86</vt:i4>
      </vt:variant>
      <vt:variant>
        <vt:i4>0</vt:i4>
      </vt:variant>
      <vt:variant>
        <vt:i4>5</vt:i4>
      </vt:variant>
      <vt:variant>
        <vt:lpwstr/>
      </vt:variant>
      <vt:variant>
        <vt:lpwstr>_Toc215434534</vt:lpwstr>
      </vt:variant>
      <vt:variant>
        <vt:i4>1376305</vt:i4>
      </vt:variant>
      <vt:variant>
        <vt:i4>80</vt:i4>
      </vt:variant>
      <vt:variant>
        <vt:i4>0</vt:i4>
      </vt:variant>
      <vt:variant>
        <vt:i4>5</vt:i4>
      </vt:variant>
      <vt:variant>
        <vt:lpwstr/>
      </vt:variant>
      <vt:variant>
        <vt:lpwstr>_Toc215434533</vt:lpwstr>
      </vt:variant>
      <vt:variant>
        <vt:i4>1376305</vt:i4>
      </vt:variant>
      <vt:variant>
        <vt:i4>74</vt:i4>
      </vt:variant>
      <vt:variant>
        <vt:i4>0</vt:i4>
      </vt:variant>
      <vt:variant>
        <vt:i4>5</vt:i4>
      </vt:variant>
      <vt:variant>
        <vt:lpwstr/>
      </vt:variant>
      <vt:variant>
        <vt:lpwstr>_Toc215434532</vt:lpwstr>
      </vt:variant>
      <vt:variant>
        <vt:i4>1376305</vt:i4>
      </vt:variant>
      <vt:variant>
        <vt:i4>68</vt:i4>
      </vt:variant>
      <vt:variant>
        <vt:i4>0</vt:i4>
      </vt:variant>
      <vt:variant>
        <vt:i4>5</vt:i4>
      </vt:variant>
      <vt:variant>
        <vt:lpwstr/>
      </vt:variant>
      <vt:variant>
        <vt:lpwstr>_Toc215434531</vt:lpwstr>
      </vt:variant>
      <vt:variant>
        <vt:i4>1376305</vt:i4>
      </vt:variant>
      <vt:variant>
        <vt:i4>62</vt:i4>
      </vt:variant>
      <vt:variant>
        <vt:i4>0</vt:i4>
      </vt:variant>
      <vt:variant>
        <vt:i4>5</vt:i4>
      </vt:variant>
      <vt:variant>
        <vt:lpwstr/>
      </vt:variant>
      <vt:variant>
        <vt:lpwstr>_Toc215434530</vt:lpwstr>
      </vt:variant>
      <vt:variant>
        <vt:i4>1310769</vt:i4>
      </vt:variant>
      <vt:variant>
        <vt:i4>56</vt:i4>
      </vt:variant>
      <vt:variant>
        <vt:i4>0</vt:i4>
      </vt:variant>
      <vt:variant>
        <vt:i4>5</vt:i4>
      </vt:variant>
      <vt:variant>
        <vt:lpwstr/>
      </vt:variant>
      <vt:variant>
        <vt:lpwstr>_Toc215434529</vt:lpwstr>
      </vt:variant>
      <vt:variant>
        <vt:i4>1310769</vt:i4>
      </vt:variant>
      <vt:variant>
        <vt:i4>50</vt:i4>
      </vt:variant>
      <vt:variant>
        <vt:i4>0</vt:i4>
      </vt:variant>
      <vt:variant>
        <vt:i4>5</vt:i4>
      </vt:variant>
      <vt:variant>
        <vt:lpwstr/>
      </vt:variant>
      <vt:variant>
        <vt:lpwstr>_Toc215434528</vt:lpwstr>
      </vt:variant>
      <vt:variant>
        <vt:i4>1310769</vt:i4>
      </vt:variant>
      <vt:variant>
        <vt:i4>44</vt:i4>
      </vt:variant>
      <vt:variant>
        <vt:i4>0</vt:i4>
      </vt:variant>
      <vt:variant>
        <vt:i4>5</vt:i4>
      </vt:variant>
      <vt:variant>
        <vt:lpwstr/>
      </vt:variant>
      <vt:variant>
        <vt:lpwstr>_Toc215434527</vt:lpwstr>
      </vt:variant>
      <vt:variant>
        <vt:i4>1310769</vt:i4>
      </vt:variant>
      <vt:variant>
        <vt:i4>38</vt:i4>
      </vt:variant>
      <vt:variant>
        <vt:i4>0</vt:i4>
      </vt:variant>
      <vt:variant>
        <vt:i4>5</vt:i4>
      </vt:variant>
      <vt:variant>
        <vt:lpwstr/>
      </vt:variant>
      <vt:variant>
        <vt:lpwstr>_Toc215434526</vt:lpwstr>
      </vt:variant>
      <vt:variant>
        <vt:i4>1310769</vt:i4>
      </vt:variant>
      <vt:variant>
        <vt:i4>32</vt:i4>
      </vt:variant>
      <vt:variant>
        <vt:i4>0</vt:i4>
      </vt:variant>
      <vt:variant>
        <vt:i4>5</vt:i4>
      </vt:variant>
      <vt:variant>
        <vt:lpwstr/>
      </vt:variant>
      <vt:variant>
        <vt:lpwstr>_Toc215434525</vt:lpwstr>
      </vt:variant>
      <vt:variant>
        <vt:i4>1310769</vt:i4>
      </vt:variant>
      <vt:variant>
        <vt:i4>26</vt:i4>
      </vt:variant>
      <vt:variant>
        <vt:i4>0</vt:i4>
      </vt:variant>
      <vt:variant>
        <vt:i4>5</vt:i4>
      </vt:variant>
      <vt:variant>
        <vt:lpwstr/>
      </vt:variant>
      <vt:variant>
        <vt:lpwstr>_Toc215434524</vt:lpwstr>
      </vt:variant>
      <vt:variant>
        <vt:i4>1310769</vt:i4>
      </vt:variant>
      <vt:variant>
        <vt:i4>20</vt:i4>
      </vt:variant>
      <vt:variant>
        <vt:i4>0</vt:i4>
      </vt:variant>
      <vt:variant>
        <vt:i4>5</vt:i4>
      </vt:variant>
      <vt:variant>
        <vt:lpwstr/>
      </vt:variant>
      <vt:variant>
        <vt:lpwstr>_Toc215434523</vt:lpwstr>
      </vt:variant>
      <vt:variant>
        <vt:i4>1310769</vt:i4>
      </vt:variant>
      <vt:variant>
        <vt:i4>14</vt:i4>
      </vt:variant>
      <vt:variant>
        <vt:i4>0</vt:i4>
      </vt:variant>
      <vt:variant>
        <vt:i4>5</vt:i4>
      </vt:variant>
      <vt:variant>
        <vt:lpwstr/>
      </vt:variant>
      <vt:variant>
        <vt:lpwstr>_Toc215434522</vt:lpwstr>
      </vt:variant>
      <vt:variant>
        <vt:i4>1310769</vt:i4>
      </vt:variant>
      <vt:variant>
        <vt:i4>8</vt:i4>
      </vt:variant>
      <vt:variant>
        <vt:i4>0</vt:i4>
      </vt:variant>
      <vt:variant>
        <vt:i4>5</vt:i4>
      </vt:variant>
      <vt:variant>
        <vt:lpwstr/>
      </vt:variant>
      <vt:variant>
        <vt:lpwstr>_Toc215434521</vt:lpwstr>
      </vt:variant>
      <vt:variant>
        <vt:i4>1310769</vt:i4>
      </vt:variant>
      <vt:variant>
        <vt:i4>2</vt:i4>
      </vt:variant>
      <vt:variant>
        <vt:i4>0</vt:i4>
      </vt:variant>
      <vt:variant>
        <vt:i4>5</vt:i4>
      </vt:variant>
      <vt:variant>
        <vt:lpwstr/>
      </vt:variant>
      <vt:variant>
        <vt:lpwstr>_Toc215434520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 Huỳnh</dc:creator>
  <cp:keywords/>
  <dc:description/>
  <cp:lastModifiedBy>Sinh Huỳnh</cp:lastModifiedBy>
  <cp:revision>4</cp:revision>
  <cp:lastPrinted>2025-12-01T15:08:00Z</cp:lastPrinted>
  <dcterms:created xsi:type="dcterms:W3CDTF">2025-12-01T15:07:00Z</dcterms:created>
  <dcterms:modified xsi:type="dcterms:W3CDTF">2025-12-01T17:18:00Z</dcterms:modified>
</cp:coreProperties>
</file>